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2">
      <w:pPr>
        <w:spacing w:after="0" w:line="36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ARTICLE REVIEW</w:t>
      </w:r>
    </w:p>
    <w:p w:rsidR="00000000" w:rsidDel="00000000" w:rsidP="00000000" w:rsidRDefault="00000000" w:rsidRPr="00000000" w14:paraId="00000003">
      <w:pPr>
        <w:spacing w:after="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4">
      <w:pPr>
        <w:spacing w:after="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5">
      <w:pPr>
        <w:spacing w:after="0" w:line="36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Role of the Renin-Angiotensin System in Physiological and Pathological Cardiac Hypertrophy - Focus on the ACE2/Ang-(1–7)/Mas Axis</w:t>
      </w:r>
    </w:p>
    <w:p w:rsidR="00000000" w:rsidDel="00000000" w:rsidP="00000000" w:rsidRDefault="00000000" w:rsidRPr="00000000" w14:paraId="00000006">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rFonts w:ascii="Arial" w:cs="Arial" w:eastAsia="Arial" w:hAnsi="Arial"/>
          <w:sz w:val="24"/>
          <w:szCs w:val="24"/>
        </w:rPr>
      </w:pPr>
      <w:bookmarkStart w:colFirst="0" w:colLast="0" w:name="_heading=h.egxo5tpwl1d0" w:id="0"/>
      <w:bookmarkEnd w:id="0"/>
      <w:r w:rsidDel="00000000" w:rsidR="00000000" w:rsidRPr="00000000">
        <w:rPr>
          <w:rFonts w:ascii="Arial" w:cs="Arial" w:eastAsia="Arial" w:hAnsi="Arial"/>
          <w:sz w:val="24"/>
          <w:szCs w:val="24"/>
          <w:rtl w:val="0"/>
        </w:rPr>
        <w:t xml:space="preserve">Carlos Henrique Castro</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sz w:val="24"/>
          <w:szCs w:val="24"/>
          <w:rtl w:val="0"/>
        </w:rPr>
        <w:t xml:space="preserve">, Monique Machado Louredo Teles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sz w:val="24"/>
          <w:szCs w:val="24"/>
          <w:rtl w:val="0"/>
        </w:rPr>
        <w:t xml:space="preserve">, Robson Augusto Souza dos Santos</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sz w:val="24"/>
          <w:szCs w:val="24"/>
          <w:rtl w:val="0"/>
        </w:rPr>
        <w:t xml:space="preserve">, João Batista Rodrigues Dutra</w:t>
      </w:r>
      <w:r w:rsidDel="00000000" w:rsidR="00000000" w:rsidRPr="00000000">
        <w:rPr>
          <w:rFonts w:ascii="Arial" w:cs="Arial" w:eastAsia="Arial" w:hAnsi="Arial"/>
          <w:sz w:val="24"/>
          <w:szCs w:val="24"/>
          <w:vertAlign w:val="superscript"/>
          <w:rtl w:val="0"/>
        </w:rPr>
        <w:t xml:space="preserve">1,3</w:t>
      </w:r>
      <w:r w:rsidDel="00000000" w:rsidR="00000000" w:rsidRPr="00000000">
        <w:rPr>
          <w:rtl w:val="0"/>
        </w:rPr>
      </w:r>
    </w:p>
    <w:p w:rsidR="00000000" w:rsidDel="00000000" w:rsidP="00000000" w:rsidRDefault="00000000" w:rsidRPr="00000000" w14:paraId="00000008">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rFonts w:ascii="Arial" w:cs="Arial" w:eastAsia="Arial" w:hAnsi="Arial"/>
          <w:sz w:val="24"/>
          <w:szCs w:val="24"/>
          <w:highlight w:val="yellow"/>
        </w:rPr>
      </w:pPr>
      <w:r w:rsidDel="00000000" w:rsidR="00000000" w:rsidRPr="00000000">
        <w:rPr>
          <w:rtl w:val="0"/>
        </w:rPr>
      </w:r>
    </w:p>
    <w:p w:rsidR="00000000" w:rsidDel="00000000" w:rsidP="00000000" w:rsidRDefault="00000000" w:rsidRPr="00000000" w14:paraId="0000000A">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sz w:val="24"/>
          <w:szCs w:val="24"/>
          <w:rtl w:val="0"/>
        </w:rPr>
        <w:t xml:space="preserve"> Department of Physiological Sciences, Federal University of Goiás, Goiânia, GO, Brazil.</w:t>
      </w:r>
    </w:p>
    <w:p w:rsidR="00000000" w:rsidDel="00000000" w:rsidP="00000000" w:rsidRDefault="00000000" w:rsidRPr="00000000" w14:paraId="0000000B">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sz w:val="24"/>
          <w:szCs w:val="24"/>
          <w:rtl w:val="0"/>
        </w:rPr>
        <w:t xml:space="preserve"> Department of Physiology and Biophysics, Federal University of Minas Gerais, Belo Horizonte, MG, Brazil.</w:t>
      </w:r>
    </w:p>
    <w:p w:rsidR="00000000" w:rsidDel="00000000" w:rsidP="00000000" w:rsidRDefault="00000000" w:rsidRPr="00000000" w14:paraId="0000000C">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sz w:val="24"/>
          <w:szCs w:val="24"/>
          <w:rtl w:val="0"/>
        </w:rPr>
        <w:t xml:space="preserve"> State University of Goiás (UEG), South Campus, Itumbiara University Unit, Itumbiara, Goiás, Brazil.</w:t>
      </w:r>
    </w:p>
    <w:p w:rsidR="00000000" w:rsidDel="00000000" w:rsidP="00000000" w:rsidRDefault="00000000" w:rsidRPr="00000000" w14:paraId="0000000D">
      <w:pPr>
        <w:spacing w:after="0" w:line="36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*Carlos Henrique Castro and Monique Machado Louredo Teles contributed equally to this study.</w:t>
      </w:r>
    </w:p>
    <w:p w:rsidR="00000000" w:rsidDel="00000000" w:rsidP="00000000" w:rsidRDefault="00000000" w:rsidRPr="00000000" w14:paraId="0000000E">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F">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Running head: ACE2/Ang-(1–7)/Mas Axis in Cardiac Hypertrophy</w:t>
      </w:r>
    </w:p>
    <w:p w:rsidR="00000000" w:rsidDel="00000000" w:rsidP="00000000" w:rsidRDefault="00000000" w:rsidRPr="00000000" w14:paraId="00000010">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11">
      <w:pPr>
        <w:spacing w:after="0" w:line="276"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Corresponding author: </w:t>
      </w:r>
      <w:r w:rsidDel="00000000" w:rsidR="00000000" w:rsidRPr="00000000">
        <w:rPr>
          <w:rFonts w:ascii="Arial" w:cs="Arial" w:eastAsia="Arial" w:hAnsi="Arial"/>
          <w:sz w:val="24"/>
          <w:szCs w:val="24"/>
          <w:rtl w:val="0"/>
        </w:rPr>
        <w:t xml:space="preserve">Carlos Henrique Castro, PhD</w:t>
      </w:r>
    </w:p>
    <w:p w:rsidR="00000000" w:rsidDel="00000000" w:rsidP="00000000" w:rsidRDefault="00000000" w:rsidRPr="00000000" w14:paraId="00000012">
      <w:pPr>
        <w:spacing w:after="0" w:line="276" w:lineRule="auto"/>
        <w:ind w:left="25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Departamento de Ciências Fisiológicas, ICB II,</w:t>
      </w:r>
    </w:p>
    <w:p w:rsidR="00000000" w:rsidDel="00000000" w:rsidP="00000000" w:rsidRDefault="00000000" w:rsidRPr="00000000" w14:paraId="00000013">
      <w:pPr>
        <w:spacing w:after="0" w:line="276" w:lineRule="auto"/>
        <w:ind w:left="25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Universidade Federal de Goiás, Campus II, </w:t>
      </w:r>
    </w:p>
    <w:p w:rsidR="00000000" w:rsidDel="00000000" w:rsidP="00000000" w:rsidRDefault="00000000" w:rsidRPr="00000000" w14:paraId="00000014">
      <w:pPr>
        <w:spacing w:after="0" w:line="276" w:lineRule="auto"/>
        <w:ind w:left="25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Avenida Esperança, s/n</w:t>
      </w:r>
    </w:p>
    <w:p w:rsidR="00000000" w:rsidDel="00000000" w:rsidP="00000000" w:rsidRDefault="00000000" w:rsidRPr="00000000" w14:paraId="00000015">
      <w:pPr>
        <w:spacing w:after="0" w:line="276" w:lineRule="auto"/>
        <w:ind w:left="25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74690-900, Goiânia, GO, Brazil.</w:t>
      </w:r>
    </w:p>
    <w:p w:rsidR="00000000" w:rsidDel="00000000" w:rsidP="00000000" w:rsidRDefault="00000000" w:rsidRPr="00000000" w14:paraId="00000016">
      <w:pPr>
        <w:spacing w:after="0" w:line="276" w:lineRule="auto"/>
        <w:ind w:left="25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Phone: +55 (62) 3521-1775.</w:t>
      </w:r>
    </w:p>
    <w:p w:rsidR="00000000" w:rsidDel="00000000" w:rsidP="00000000" w:rsidRDefault="00000000" w:rsidRPr="00000000" w14:paraId="00000017">
      <w:pPr>
        <w:spacing w:after="0" w:line="276" w:lineRule="auto"/>
        <w:ind w:left="25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E-mail: castro@ufg.br</w:t>
      </w:r>
    </w:p>
    <w:p w:rsidR="00000000" w:rsidDel="00000000" w:rsidP="00000000" w:rsidRDefault="00000000" w:rsidRPr="00000000" w14:paraId="00000018">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9">
      <w:pPr>
        <w:spacing w:after="20" w:before="160" w:line="276" w:lineRule="auto"/>
        <w:rPr>
          <w:highlight w:val="yellow"/>
        </w:rPr>
      </w:pPr>
      <w:r w:rsidDel="00000000" w:rsidR="00000000" w:rsidRPr="00000000">
        <w:rPr>
          <w:b w:val="1"/>
          <w:bCs w:val="1"/>
          <w:highlight w:val="yellow"/>
          <w:rtl w:val="0"/>
        </w:rPr>
        <w:t xml:space="preserve">ORCID iDs</w:t>
      </w:r>
      <w:r w:rsidDel="00000000" w:rsidR="00000000" w:rsidRPr="00000000">
        <w:rPr>
          <w:rtl w:val="0"/>
        </w:rPr>
      </w:r>
    </w:p>
    <w:p w:rsidR="00000000" w:rsidDel="00000000" w:rsidP="00000000" w:rsidRDefault="00000000" w:rsidRPr="00000000" w14:paraId="0000001A">
      <w:pPr>
        <w:spacing w:after="20" w:line="276" w:lineRule="auto"/>
        <w:rPr>
          <w:highlight w:val="yellow"/>
        </w:rPr>
      </w:pPr>
      <w:r w:rsidDel="00000000" w:rsidR="00000000" w:rsidRPr="00000000">
        <w:rPr>
          <w:highlight w:val="yellow"/>
          <w:rtl w:val="0"/>
        </w:rPr>
        <w:t xml:space="preserve">Carlos Henrique Castro: 0000-0000-0000-0000 [please insert]</w:t>
      </w:r>
    </w:p>
    <w:p w:rsidR="00000000" w:rsidDel="00000000" w:rsidP="00000000" w:rsidRDefault="00000000" w:rsidRPr="00000000" w14:paraId="0000001B">
      <w:pPr>
        <w:spacing w:after="20" w:line="276" w:lineRule="auto"/>
        <w:rPr>
          <w:highlight w:val="yellow"/>
        </w:rPr>
      </w:pPr>
      <w:r w:rsidDel="00000000" w:rsidR="00000000" w:rsidRPr="00000000">
        <w:rPr>
          <w:highlight w:val="yellow"/>
          <w:rtl w:val="0"/>
        </w:rPr>
        <w:t xml:space="preserve">Monique Machado Louredo Teles: 0000-0000-0000-0000 [please insert]</w:t>
      </w:r>
    </w:p>
    <w:p w:rsidR="00000000" w:rsidDel="00000000" w:rsidP="00000000" w:rsidRDefault="00000000" w:rsidRPr="00000000" w14:paraId="0000001C">
      <w:pPr>
        <w:spacing w:after="20" w:line="276" w:lineRule="auto"/>
        <w:rPr>
          <w:highlight w:val="yellow"/>
        </w:rPr>
      </w:pPr>
      <w:r w:rsidDel="00000000" w:rsidR="00000000" w:rsidRPr="00000000">
        <w:rPr>
          <w:highlight w:val="yellow"/>
          <w:rtl w:val="0"/>
        </w:rPr>
        <w:t xml:space="preserve">Robson Augusto Souza dos Santos: 0000-0000-0000-0000 [please insert]</w:t>
      </w:r>
    </w:p>
    <w:p w:rsidR="00000000" w:rsidDel="00000000" w:rsidP="00000000" w:rsidRDefault="00000000" w:rsidRPr="00000000" w14:paraId="0000001D">
      <w:pPr>
        <w:spacing w:after="20" w:line="276" w:lineRule="auto"/>
        <w:rPr/>
      </w:pPr>
      <w:r w:rsidDel="00000000" w:rsidR="00000000" w:rsidRPr="00000000">
        <w:rPr>
          <w:highlight w:val="yellow"/>
          <w:rtl w:val="0"/>
        </w:rPr>
        <w:t xml:space="preserve">João Batista Rodrigues Dutra: 0000-0000-0000-0000 [please insert]</w:t>
      </w:r>
      <w:r w:rsidDel="00000000" w:rsidR="00000000" w:rsidRPr="00000000">
        <w:rPr>
          <w:rtl w:val="0"/>
        </w:rPr>
      </w:r>
    </w:p>
    <w:p w:rsidR="00000000" w:rsidDel="00000000" w:rsidP="00000000" w:rsidRDefault="00000000" w:rsidRPr="00000000" w14:paraId="0000001E">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F">
      <w:pPr>
        <w:spacing w:after="0" w:line="360" w:lineRule="auto"/>
        <w:jc w:val="center"/>
        <w:rPr>
          <w:rFonts w:ascii="Arial" w:cs="Arial" w:eastAsia="Arial" w:hAnsi="Arial"/>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0">
      <w:pPr>
        <w:spacing w:after="0" w:line="36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ABSTRACT</w:t>
      </w:r>
    </w:p>
    <w:p w:rsidR="00000000" w:rsidDel="00000000" w:rsidP="00000000" w:rsidRDefault="00000000" w:rsidRPr="00000000" w14:paraId="00000021">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Cardiac hypertrophy is a dynamic adaptive response of the heart to physiological and pathological stimuli. Physiological hypertrophy, such as that induced by exercise training and pregnancy, is generally associated with preserved cardiac function and reversible remodeling. In contrast, pathological hypertrophy is characterized by fibrosis, oxidative stress, inflammation, and progression to heart failure. Among the major regulatory systems involved in cardiac remodeling, the renin–angiotensin system (RAS) plays a central role in both adaptive and maladaptive cardiac growth. While activation of the classical ACE/Ang II/AT</w:t>
      </w:r>
      <w:r w:rsidDel="00000000" w:rsidR="00000000" w:rsidRPr="00000000">
        <w:rPr>
          <w:rFonts w:ascii="Arial" w:cs="Arial" w:eastAsia="Arial" w:hAnsi="Arial"/>
          <w:sz w:val="24"/>
          <w:szCs w:val="24"/>
          <w:vertAlign w:val="subscript"/>
          <w:rtl w:val="0"/>
        </w:rPr>
        <w:t xml:space="preserve">1</w:t>
      </w:r>
      <w:r w:rsidDel="00000000" w:rsidR="00000000" w:rsidRPr="00000000">
        <w:rPr>
          <w:rFonts w:ascii="Arial" w:cs="Arial" w:eastAsia="Arial" w:hAnsi="Arial"/>
          <w:sz w:val="24"/>
          <w:szCs w:val="24"/>
          <w:rtl w:val="0"/>
        </w:rPr>
        <w:t xml:space="preserve"> receptor axis promotes pathological remodeling, the counter-regulatory ACE2/Ang-(1–7)/Mas axis exerts important cardioprotective effects by attenuating pathological cardiac hypertrophy and fibrosis. In addition, growing evidence indicates that this protective axis also contributes to the appropriate development of physiological hypertrophy, particularly during exercise training and pregnancy, supporting adaptive cardiac growth and remodeling. In this review, we provide an overview of the RAS and the general characteristics of physiological and pathological cardiac hypertrophy, highlighting the role of the ACE2/Ang-(1–7)/Mas axis as a key regulator of cardiomyocyte growth, myocardial remodeling, and cardiac adaptation under physiological and pathological conditions.</w:t>
      </w:r>
    </w:p>
    <w:p w:rsidR="00000000" w:rsidDel="00000000" w:rsidP="00000000" w:rsidRDefault="00000000" w:rsidRPr="00000000" w14:paraId="00000023">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Keywords: Renin–angiotensin system; Angiotensin(1–7); ACE2; Receptor Mas; Physiological hypertrophy; Pathological hypertrophy.</w:t>
      </w:r>
    </w:p>
    <w:p w:rsidR="00000000" w:rsidDel="00000000" w:rsidP="00000000" w:rsidRDefault="00000000" w:rsidRPr="00000000" w14:paraId="00000025">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6">
      <w:pPr>
        <w:spacing w:after="0" w:lineRule="auto"/>
        <w:rPr>
          <w:rFonts w:ascii="Arial" w:cs="Arial" w:eastAsia="Arial" w:hAnsi="Arial"/>
          <w:b w:val="1"/>
          <w:bCs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pacing w:after="0" w:line="360" w:lineRule="auto"/>
        <w:ind w:left="360" w:hanging="360"/>
        <w:jc w:val="both"/>
        <w:rPr>
          <w:rFonts w:ascii="Arial" w:cs="Arial" w:eastAsia="Arial" w:hAnsi="Arial"/>
          <w:b w:val="1"/>
          <w:bCs w:val="1"/>
          <w:color w:val="000000"/>
          <w:sz w:val="24"/>
          <w:szCs w:val="24"/>
        </w:rPr>
      </w:pPr>
      <w:bookmarkStart w:colFirst="0" w:colLast="0" w:name="_heading=h.t765uli7r8v1" w:id="1"/>
      <w:bookmarkEnd w:id="1"/>
      <w:r w:rsidDel="00000000" w:rsidR="00000000" w:rsidRPr="00000000">
        <w:rPr>
          <w:rFonts w:ascii="Arial" w:cs="Arial" w:eastAsia="Arial" w:hAnsi="Arial"/>
          <w:b w:val="1"/>
          <w:bCs w:val="1"/>
          <w:color w:val="000000"/>
          <w:sz w:val="24"/>
          <w:szCs w:val="24"/>
          <w:rtl w:val="0"/>
        </w:rPr>
        <w:t xml:space="preserve">Introduction</w:t>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0" w:line="360" w:lineRule="auto"/>
        <w:ind w:left="36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9">
      <w:pPr>
        <w:spacing w:after="120" w:line="480" w:lineRule="auto"/>
        <w:jc w:val="both"/>
        <w:rPr/>
      </w:pPr>
      <w:r w:rsidDel="00000000" w:rsidR="00000000" w:rsidRPr="00000000">
        <w:rPr>
          <w:rtl w:val="0"/>
        </w:rPr>
        <w:t xml:space="preserve">The adult mammalian heart adapts to sustained increases in workload predominantly by enlarging existing cardiomyocytes rather than by generating new ones, because cardiomyocytes largely withdraw from the cell cycle shortly after birth and retain only a low rate of turnover thereafter.</w:t>
      </w:r>
      <w:r w:rsidDel="00000000" w:rsidR="00000000" w:rsidRPr="00000000">
        <w:rPr>
          <w:vertAlign w:val="superscript"/>
          <w:rtl w:val="0"/>
        </w:rPr>
        <w:t xml:space="preserve">1,2,3</w:t>
      </w:r>
      <w:r w:rsidDel="00000000" w:rsidR="00000000" w:rsidRPr="00000000">
        <w:rPr>
          <w:rtl w:val="0"/>
        </w:rPr>
        <w:t xml:space="preserve"> The resulting hypertrophy is not a single entity. Physiological stimuli such as </w:t>
      </w:r>
      <w:sdt>
        <w:sdtPr>
          <w:id w:val="1338971674"/>
          <w:tag w:val="goog_rdk_0"/>
        </w:sdtPr>
        <w:sdtContent>
          <w:del w:author="Carlos Castro" w:id="0" w:date="2026-07-13T14:02:00Z">
            <w:r w:rsidDel="00000000" w:rsidR="00000000" w:rsidRPr="00000000">
              <w:rPr>
                <w:color w:val="bf4f14"/>
                <w:rtl w:val="0"/>
              </w:rPr>
              <w:delText xml:space="preserve">endurance</w:delText>
            </w:r>
            <w:r w:rsidDel="00000000" w:rsidR="00000000" w:rsidRPr="00000000">
              <w:rPr>
                <w:rtl w:val="0"/>
              </w:rPr>
              <w:delText xml:space="preserve"> </w:delText>
            </w:r>
          </w:del>
        </w:sdtContent>
      </w:sdt>
      <w:r w:rsidDel="00000000" w:rsidR="00000000" w:rsidRPr="00000000">
        <w:rPr>
          <w:rtl w:val="0"/>
        </w:rPr>
        <w:t xml:space="preserve">exercise and pregnancy produce reversible growth that is matched by angiogenesis, spares the interstitium, and preserves or improves function; pathological stimuli such as hypertension, valvular disease, and myocardial infarction produce growth accompanied by fibrosis, capillary rarefaction, metabolic and electrical remodeling, and heightened risk of heart failure and arrhythmia.</w:t>
      </w:r>
      <w:r w:rsidDel="00000000" w:rsidR="00000000" w:rsidRPr="00000000">
        <w:rPr>
          <w:vertAlign w:val="superscript"/>
          <w:rtl w:val="0"/>
        </w:rPr>
        <w:t xml:space="preserve">1,4,5</w:t>
      </w:r>
      <w:sdt>
        <w:sdtPr>
          <w:id w:val="1370295972"/>
          <w:tag w:val="goog_rdk_1"/>
        </w:sdtPr>
        <w:sdtContent>
          <w:ins w:author="Carlos Castro" w:id="1" w:date="2026-07-13T14:04:00Z">
            <w:r w:rsidDel="00000000" w:rsidR="00000000" w:rsidRPr="00000000">
              <w:rPr>
                <w:vertAlign w:val="superscript"/>
                <w:rtl w:val="0"/>
              </w:rPr>
              <w:t xml:space="preserve"> </w:t>
            </w:r>
          </w:ins>
        </w:sdtContent>
      </w:sdt>
      <w:r w:rsidDel="00000000" w:rsidR="00000000" w:rsidRPr="00000000">
        <w:rPr>
          <w:rtl w:val="0"/>
        </w:rPr>
      </w:r>
    </w:p>
    <w:sdt>
      <w:sdtPr>
        <w:id w:val="677976028"/>
        <w:tag w:val="goog_rdk_4"/>
      </w:sdtPr>
      <w:sdtContent>
        <w:p w:rsidR="00000000" w:rsidDel="00000000" w:rsidP="00000000" w:rsidRDefault="00000000" w:rsidRPr="00000000" w14:paraId="0000002A">
          <w:pPr>
            <w:spacing w:after="120" w:line="480" w:lineRule="auto"/>
            <w:ind w:firstLine="720"/>
            <w:jc w:val="both"/>
            <w:rPr>
              <w:ins w:author="Carlos Castro" w:id="2" w:date="2026-07-13T14:05:00Z"/>
            </w:rPr>
          </w:pPr>
          <w:sdt>
            <w:sdtPr>
              <w:id w:val="-1960059386"/>
              <w:tag w:val="goog_rdk_3"/>
            </w:sdtPr>
            <w:sdtContent>
              <w:ins w:author="Carlos Castro" w:id="2" w:date="2026-07-13T14:05:00Z">
                <w:r w:rsidDel="00000000" w:rsidR="00000000" w:rsidRPr="00000000">
                  <w:rPr>
                    <w:rtl w:val="0"/>
                  </w:rPr>
                  <w:t xml:space="preserve">In this regard, the molecular pathways and structural remodeling associated with hypertrophy differ markedly between physiological and pathological contexts, with important implications for cardiac performance and long-term outcomes.</w:t>
                </w:r>
              </w:ins>
            </w:sdtContent>
          </w:sdt>
        </w:p>
      </w:sdtContent>
    </w:sdt>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0" w:line="360" w:lineRule="auto"/>
        <w:ind w:firstLine="1134"/>
        <w:jc w:val="both"/>
        <w:rPr>
          <w:rFonts w:ascii="Arial" w:cs="Arial" w:eastAsia="Arial" w:hAnsi="Arial"/>
          <w:color w:val="000000"/>
          <w:sz w:val="24"/>
          <w:szCs w:val="24"/>
        </w:rPr>
      </w:pPr>
      <w:bookmarkStart w:colFirst="0" w:colLast="0" w:name="_heading=h.131rnchz1g1x" w:id="2"/>
      <w:bookmarkEnd w:id="2"/>
      <w:r w:rsidDel="00000000" w:rsidR="00000000" w:rsidRPr="00000000">
        <w:rPr>
          <w:rFonts w:ascii="Arial" w:cs="Arial" w:eastAsia="Arial" w:hAnsi="Arial"/>
          <w:color w:val="000000"/>
          <w:sz w:val="24"/>
          <w:szCs w:val="24"/>
          <w:rtl w:val="0"/>
        </w:rPr>
        <w:t xml:space="preserve">Among the neurohumoral systems involved in cardiac remodeling, the renin-angiotensin system (RAS) plays a central role in modulating cardiomyocyte growth, survival, and gene expression, contributing not only to maladaptive signaling pathways that drive pathological cardiac hypertrophy, but also to context-dependent regulatory mechanisms that may participate in adaptive, physiological hypertrophic responses (Nakamura &amp; Sadoshima, 2018; Rathore et al., 2009; Soares et al., 2019).</w:t>
      </w:r>
    </w:p>
    <w:p w:rsidR="00000000" w:rsidDel="00000000" w:rsidP="00000000" w:rsidRDefault="00000000" w:rsidRPr="00000000" w14:paraId="0000002C">
      <w:pPr>
        <w:spacing w:after="0" w:line="360" w:lineRule="auto"/>
        <w:ind w:firstLine="113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w:t>
      </w:r>
      <w:r w:rsidDel="00000000" w:rsidR="00000000" w:rsidRPr="00000000">
        <w:rPr>
          <w:rFonts w:ascii="Arial" w:cs="Arial" w:eastAsia="Arial" w:hAnsi="Arial"/>
          <w:color w:val="000000"/>
          <w:sz w:val="24"/>
          <w:szCs w:val="24"/>
          <w:rtl w:val="0"/>
        </w:rPr>
        <w:t xml:space="preserve">angiotensin-converting enzyme 2 (ACE2)/angiotensin-(1–7) [Ang-(1–7)]/Mas receptor</w:t>
      </w:r>
      <w:r w:rsidDel="00000000" w:rsidR="00000000" w:rsidRPr="00000000">
        <w:rPr>
          <w:rFonts w:ascii="Arial" w:cs="Arial" w:eastAsia="Arial" w:hAnsi="Arial"/>
          <w:sz w:val="24"/>
          <w:szCs w:val="24"/>
          <w:rtl w:val="0"/>
        </w:rPr>
        <w:t xml:space="preserve"> axis exerts seemingly distinct actions in cardiac hypertrophy: it restrains pathological hypertrophy while appearing to support the physiological hypertrophy induced by exercise and pregnancy. This distinction follows naturally once the axis is understood to regulate not the magnitude of cardiac growth, but its quality, opposing maladaptive remodeling while favoring adaptive growth, regardless of the initiating stimulus. Throughout this review, we develop this framework and propose that the ACE2/Ang-(1–7)/Mas axis is best understood not as a simple antihypertrophic brake, but as a regulator of the quality of cardiac remodeling.</w:t>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0" w:line="360" w:lineRule="auto"/>
        <w:ind w:firstLine="1134"/>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 the following sections, we provide an overview of the RAS and the general features of physiological and pathological cardiac hypertrophy, highlighting the role of this system as a key regulator of cardiomyocyte growth, intracellular signaling, and myocardial remodeling, as well as its contributions to both adaptive and maladaptive hypertrophic responses.</w:t>
      </w:r>
    </w:p>
    <w:p w:rsidR="00000000" w:rsidDel="00000000" w:rsidP="00000000" w:rsidRDefault="00000000" w:rsidRPr="00000000" w14:paraId="0000002E">
      <w:pPr>
        <w:spacing w:after="0" w:line="360" w:lineRule="auto"/>
        <w:ind w:firstLine="56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pacing w:after="0" w:line="360" w:lineRule="auto"/>
        <w:ind w:left="360" w:hanging="360"/>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sz w:val="24"/>
          <w:szCs w:val="24"/>
          <w:rtl w:val="0"/>
        </w:rPr>
        <w:t xml:space="preserve">R</w:t>
      </w:r>
      <w:r w:rsidDel="00000000" w:rsidR="00000000" w:rsidRPr="00000000">
        <w:rPr>
          <w:rFonts w:ascii="Arial" w:cs="Arial" w:eastAsia="Arial" w:hAnsi="Arial"/>
          <w:b w:val="1"/>
          <w:bCs w:val="1"/>
          <w:color w:val="000000"/>
          <w:sz w:val="24"/>
          <w:szCs w:val="24"/>
          <w:rtl w:val="0"/>
        </w:rPr>
        <w:t xml:space="preserve">enin-angiotensin system</w:t>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0" w:line="360" w:lineRule="auto"/>
        <w:ind w:left="1416" w:firstLine="0"/>
        <w:jc w:val="both"/>
        <w:rPr>
          <w:rFonts w:ascii="Arial" w:cs="Arial" w:eastAsia="Arial" w:hAnsi="Arial"/>
          <w:color w:val="000000"/>
          <w:sz w:val="24"/>
          <w:szCs w:val="24"/>
        </w:rPr>
      </w:pPr>
      <w:bookmarkStart w:colFirst="0" w:colLast="0" w:name="_heading=h.l7g8lh2jlhxi" w:id="3"/>
      <w:bookmarkEnd w:id="3"/>
      <w:r w:rsidDel="00000000" w:rsidR="00000000" w:rsidRPr="00000000">
        <w:rPr>
          <w:rtl w:val="0"/>
        </w:rPr>
      </w:r>
    </w:p>
    <w:p w:rsidR="00000000" w:rsidDel="00000000" w:rsidP="00000000" w:rsidRDefault="00000000" w:rsidRPr="00000000" w14:paraId="00000031">
      <w:pPr>
        <w:spacing w:after="120" w:line="480" w:lineRule="auto"/>
        <w:jc w:val="both"/>
        <w:rPr/>
      </w:pPr>
      <w:r w:rsidDel="00000000" w:rsidR="00000000" w:rsidRPr="00000000">
        <w:rPr>
          <w:rFonts w:ascii="Arial" w:cs="Arial" w:eastAsia="Arial" w:hAnsi="Arial"/>
          <w:color w:val="000000"/>
          <w:sz w:val="24"/>
          <w:szCs w:val="24"/>
          <w:rtl w:val="0"/>
        </w:rPr>
        <w:t xml:space="preserve">The RAS is a central regulator of cardiovascular homeostasis, playing a crucial role in</w:t>
      </w:r>
      <w:r w:rsidDel="00000000" w:rsidR="00000000" w:rsidRPr="00000000">
        <w:rPr>
          <w:rFonts w:ascii="Arial" w:cs="Arial" w:eastAsia="Arial" w:hAnsi="Arial"/>
          <w:sz w:val="24"/>
          <w:szCs w:val="24"/>
          <w:rtl w:val="0"/>
        </w:rPr>
        <w:t xml:space="preserve"> controlling arterial blood pressure, fluid balance, and electrolyte homeostasis. The cascade (Figure 1) b</w:t>
      </w:r>
      <w:r w:rsidDel="00000000" w:rsidR="00000000" w:rsidRPr="00000000">
        <w:rPr>
          <w:rFonts w:ascii="Arial" w:cs="Arial" w:eastAsia="Arial" w:hAnsi="Arial"/>
          <w:color w:val="000000"/>
          <w:sz w:val="24"/>
          <w:szCs w:val="24"/>
          <w:rtl w:val="0"/>
        </w:rPr>
        <w:t xml:space="preserve">egins with the cleavage of angiotensinogen by renin, leading to the formation of angiotensin I (Ang I) (Forrester et al., 2018; Paul et al., 2006). </w:t>
      </w:r>
      <w:r w:rsidDel="00000000" w:rsidR="00000000" w:rsidRPr="00000000">
        <w:rPr>
          <w:rtl w:val="0"/>
        </w:rPr>
        <w:t xml:space="preserve">ACE then removes a C-terminal dipeptide to generate the octapeptide Ang II, which signals through the AT1 and AT2 receptors</w:t>
      </w:r>
      <w:r w:rsidDel="00000000" w:rsidR="00000000" w:rsidRPr="00000000">
        <w:rPr>
          <w:rFonts w:ascii="Arial" w:cs="Arial" w:eastAsia="Arial" w:hAnsi="Arial"/>
          <w:color w:val="000000"/>
          <w:sz w:val="24"/>
          <w:szCs w:val="24"/>
          <w:rtl w:val="0"/>
        </w:rPr>
        <w:t xml:space="preserve">. Ang II exerts its actions primarily through binding to angiotensin II type 1 (</w:t>
      </w:r>
      <w:r w:rsidDel="00000000" w:rsidR="00000000" w:rsidRPr="00000000">
        <w:rPr>
          <w:rFonts w:ascii="Arial" w:cs="Arial" w:eastAsia="Arial" w:hAnsi="Arial"/>
          <w:sz w:val="24"/>
          <w:szCs w:val="24"/>
          <w:rtl w:val="0"/>
        </w:rPr>
        <w:t xml:space="preserve">AT</w:t>
      </w:r>
      <w:r w:rsidDel="00000000" w:rsidR="00000000" w:rsidRPr="00000000">
        <w:rPr>
          <w:rFonts w:ascii="Arial" w:cs="Arial" w:eastAsia="Arial" w:hAnsi="Arial"/>
          <w:sz w:val="24"/>
          <w:szCs w:val="24"/>
          <w:vertAlign w:val="subscript"/>
          <w:rtl w:val="0"/>
        </w:rPr>
        <w:t xml:space="preserve">1</w:t>
      </w:r>
      <w:r w:rsidDel="00000000" w:rsidR="00000000" w:rsidRPr="00000000">
        <w:rPr>
          <w:rFonts w:ascii="Arial" w:cs="Arial" w:eastAsia="Arial" w:hAnsi="Arial"/>
          <w:color w:val="000000"/>
          <w:sz w:val="24"/>
          <w:szCs w:val="24"/>
          <w:rtl w:val="0"/>
        </w:rPr>
        <w:t xml:space="preserve">) and type 2 (AT</w:t>
      </w:r>
      <w:r w:rsidDel="00000000" w:rsidR="00000000" w:rsidRPr="00000000">
        <w:rPr>
          <w:rFonts w:ascii="Arial" w:cs="Arial" w:eastAsia="Arial" w:hAnsi="Arial"/>
          <w:color w:val="000000"/>
          <w:sz w:val="24"/>
          <w:szCs w:val="24"/>
          <w:vertAlign w:val="subscript"/>
          <w:rtl w:val="0"/>
        </w:rPr>
        <w:t xml:space="preserve">2</w:t>
      </w:r>
      <w:r w:rsidDel="00000000" w:rsidR="00000000" w:rsidRPr="00000000">
        <w:rPr>
          <w:rFonts w:ascii="Arial" w:cs="Arial" w:eastAsia="Arial" w:hAnsi="Arial"/>
          <w:color w:val="000000"/>
          <w:sz w:val="24"/>
          <w:szCs w:val="24"/>
          <w:rtl w:val="0"/>
        </w:rPr>
        <w:t xml:space="preserve">) receptors (Karnik et al., 2015). </w:t>
      </w:r>
      <w:r w:rsidDel="00000000" w:rsidR="00000000" w:rsidRPr="00000000">
        <w:rPr>
          <w:rtl w:val="0"/>
        </w:rPr>
        <w:t xml:space="preserve">AT1 mediates vasoconstriction, renal sodium and water retention, sympathetic facilitation, and aldosterone and vasopressin release; its sustained activation drives hypertension, cardiac and vascular hypertrophy, fibrosis, inflammation, and renal injury.</w:t>
      </w:r>
      <w:r w:rsidDel="00000000" w:rsidR="00000000" w:rsidRPr="00000000">
        <w:rPr>
          <w:vertAlign w:val="superscript"/>
          <w:rtl w:val="0"/>
        </w:rPr>
        <w:t xml:space="preserve">12,13</w:t>
      </w:r>
      <w:r w:rsidDel="00000000" w:rsidR="00000000" w:rsidRPr="00000000">
        <w:rPr>
          <w:rtl w:val="0"/>
        </w:rPr>
        <w:t xml:space="preserve"> AT2 generally opposes AT1, eliciting vasodilatory, antiproliferative, anti-inflammatory, and antihypertrophic responses, although its role across diseases remains incompletely defined.</w:t>
      </w:r>
      <w:r w:rsidDel="00000000" w:rsidR="00000000" w:rsidRPr="00000000">
        <w:rPr>
          <w:vertAlign w:val="superscript"/>
          <w:rtl w:val="0"/>
        </w:rPr>
        <w:t xml:space="preserve">14,15</w:t>
      </w: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0" w:line="360" w:lineRule="auto"/>
        <w:ind w:firstLine="1134"/>
        <w:jc w:val="both"/>
        <w:rPr>
          <w:rFonts w:ascii="Arial" w:cs="Arial" w:eastAsia="Arial" w:hAnsi="Arial"/>
          <w:color w:val="000000"/>
          <w:sz w:val="24"/>
          <w:szCs w:val="24"/>
        </w:rPr>
      </w:pPr>
      <w:bookmarkStart w:colFirst="0" w:colLast="0" w:name="_heading=h.z4e7k1ne5br8" w:id="4"/>
      <w:bookmarkEnd w:id="4"/>
      <w:r w:rsidDel="00000000" w:rsidR="00000000" w:rsidRPr="00000000">
        <w:rPr>
          <w:rFonts w:ascii="Arial" w:cs="Arial" w:eastAsia="Arial" w:hAnsi="Arial"/>
          <w:color w:val="000000"/>
          <w:sz w:val="24"/>
          <w:szCs w:val="24"/>
          <w:rtl w:val="0"/>
        </w:rPr>
        <w:t xml:space="preserve">Beyond the classical ACE/Ang II/</w:t>
      </w:r>
      <w:r w:rsidDel="00000000" w:rsidR="00000000" w:rsidRPr="00000000">
        <w:rPr>
          <w:rFonts w:ascii="Arial" w:cs="Arial" w:eastAsia="Arial" w:hAnsi="Arial"/>
          <w:sz w:val="24"/>
          <w:szCs w:val="24"/>
          <w:rtl w:val="0"/>
        </w:rPr>
        <w:t xml:space="preserve">AT</w:t>
      </w:r>
      <w:r w:rsidDel="00000000" w:rsidR="00000000" w:rsidRPr="00000000">
        <w:rPr>
          <w:rFonts w:ascii="Arial" w:cs="Arial" w:eastAsia="Arial" w:hAnsi="Arial"/>
          <w:sz w:val="24"/>
          <w:szCs w:val="24"/>
          <w:vertAlign w:val="subscript"/>
          <w:rtl w:val="0"/>
        </w:rPr>
        <w:t xml:space="preserve">1</w:t>
      </w:r>
      <w:r w:rsidDel="00000000" w:rsidR="00000000" w:rsidRPr="00000000">
        <w:rPr>
          <w:rFonts w:ascii="Arial" w:cs="Arial" w:eastAsia="Arial" w:hAnsi="Arial"/>
          <w:color w:val="000000"/>
          <w:sz w:val="24"/>
          <w:szCs w:val="24"/>
          <w:rtl w:val="0"/>
        </w:rPr>
        <w:t xml:space="preserve"> axis, the RAS comprises alternative pathways that are increasingly recognized as functionally relevant. A key component of this so-called protective axis is Ang-(1–7), a heptapeptide generated primarily through the cleavage of Ang II by the ACE homolog ACE2, which removes the C-terminal phenylalanine residue critical for Ang II binding to </w:t>
      </w:r>
      <w:r w:rsidDel="00000000" w:rsidR="00000000" w:rsidRPr="00000000">
        <w:rPr>
          <w:rFonts w:ascii="Arial" w:cs="Arial" w:eastAsia="Arial" w:hAnsi="Arial"/>
          <w:sz w:val="24"/>
          <w:szCs w:val="24"/>
          <w:rtl w:val="0"/>
        </w:rPr>
        <w:t xml:space="preserve">AT</w:t>
      </w:r>
      <w:r w:rsidDel="00000000" w:rsidR="00000000" w:rsidRPr="00000000">
        <w:rPr>
          <w:rFonts w:ascii="Arial" w:cs="Arial" w:eastAsia="Arial" w:hAnsi="Arial"/>
          <w:sz w:val="24"/>
          <w:szCs w:val="24"/>
          <w:vertAlign w:val="subscript"/>
          <w:rtl w:val="0"/>
        </w:rPr>
        <w:t xml:space="preserve">1</w:t>
      </w:r>
      <w:r w:rsidDel="00000000" w:rsidR="00000000" w:rsidRPr="00000000">
        <w:rPr>
          <w:rFonts w:ascii="Arial" w:cs="Arial" w:eastAsia="Arial" w:hAnsi="Arial"/>
          <w:color w:val="000000"/>
          <w:sz w:val="24"/>
          <w:szCs w:val="24"/>
          <w:rtl w:val="0"/>
        </w:rPr>
        <w:t xml:space="preserve"> receptors. Ang-(1–7) can also be formed from </w:t>
      </w:r>
      <w:r w:rsidDel="00000000" w:rsidR="00000000" w:rsidRPr="00000000">
        <w:rPr>
          <w:rFonts w:ascii="Arial" w:cs="Arial" w:eastAsia="Arial" w:hAnsi="Arial"/>
          <w:sz w:val="24"/>
          <w:szCs w:val="24"/>
          <w:rtl w:val="0"/>
        </w:rPr>
        <w:t xml:space="preserve">a</w:t>
      </w:r>
      <w:r w:rsidDel="00000000" w:rsidR="00000000" w:rsidRPr="00000000">
        <w:rPr>
          <w:rFonts w:ascii="Arial" w:cs="Arial" w:eastAsia="Arial" w:hAnsi="Arial"/>
          <w:color w:val="000000"/>
          <w:sz w:val="24"/>
          <w:szCs w:val="24"/>
          <w:rtl w:val="0"/>
        </w:rPr>
        <w:t xml:space="preserve">ngiotensin-(1–9) via ACE activity or directly from Ang I or Ang II through the action of endopeptidases such as neprilysin and prolyl endopeptidase (Domenig et al., 2016; Donoghue et al., 2000a; Vickers et al., 2002). The biological effects of Ang-(1–7) are mainly mediated by the Mas receptor (R. A. Santos et al., 2003), a G protein–coupled receptor whose activation promotes nitric oxide release, stimulation of antioxidant pathways, and the induction of vasodilatory, anti-inflammatory, metabolic, anti-hypertrophic, and antifibrotic responses (Castro et al., 2005; Feltenberger et al., 2013; Ferreira et al., 2010a; Gava et al., 2012; Sampaio, Augusto, et al., 2007; Sampaio, Henrique de Castro, et al., 2007; R. A. Santos et al., 2006a; Souza et al., 2013).</w:t>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0" w:line="360" w:lineRule="auto"/>
        <w:ind w:firstLine="1134"/>
        <w:jc w:val="both"/>
        <w:rPr>
          <w:rFonts w:ascii="Arial" w:cs="Arial" w:eastAsia="Arial" w:hAnsi="Arial"/>
          <w:sz w:val="24"/>
          <w:szCs w:val="24"/>
        </w:rPr>
      </w:pPr>
      <w:r w:rsidDel="00000000" w:rsidR="00000000" w:rsidRPr="00000000">
        <w:rPr>
          <w:rtl w:val="0"/>
        </w:rPr>
        <w:t xml:space="preserve">Two further protective peptides extend this arm: alamandine, which differs from Ang-(1–7) by a single N-terminal residue and </w:t>
      </w:r>
      <w:r w:rsidDel="00000000" w:rsidR="00000000" w:rsidRPr="00000000">
        <w:rPr>
          <w:color w:val="bf4f14"/>
          <w:rtl w:val="0"/>
        </w:rPr>
        <w:t xml:space="preserve">signals mainly through the Mas-related G-protein-coupled receptor D (MrgD),</w:t>
      </w:r>
      <w:r w:rsidDel="00000000" w:rsidR="00000000" w:rsidRPr="00000000">
        <w:rPr>
          <w:color w:val="bf4f14"/>
          <w:vertAlign w:val="superscript"/>
          <w:rtl w:val="0"/>
        </w:rPr>
        <w:t xml:space="preserve">21,22</w:t>
      </w:r>
      <w:r w:rsidDel="00000000" w:rsidR="00000000" w:rsidRPr="00000000">
        <w:rPr>
          <w:rtl w:val="0"/>
        </w:rPr>
        <w:t xml:space="preserve"> and the recently described alamandine-(1–5).</w:t>
      </w:r>
      <w:r w:rsidDel="00000000" w:rsidR="00000000" w:rsidRPr="00000000">
        <w:rPr>
          <w:vertAlign w:val="superscript"/>
          <w:rtl w:val="0"/>
        </w:rPr>
        <w:t xml:space="preserve">23</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0" w:line="360" w:lineRule="auto"/>
        <w:jc w:val="both"/>
        <w:rPr>
          <w:rFonts w:ascii="Arial" w:cs="Arial" w:eastAsia="Arial" w:hAnsi="Arial"/>
          <w:sz w:val="24"/>
          <w:szCs w:val="24"/>
        </w:rPr>
      </w:pPr>
      <w:bookmarkStart w:colFirst="0" w:colLast="0" w:name="_heading=h.33it5mdd68gq" w:id="5"/>
      <w:bookmarkEnd w:id="5"/>
      <w:r w:rsidDel="00000000" w:rsidR="00000000" w:rsidRPr="00000000">
        <w:rPr>
          <w:rFonts w:ascii="Arial" w:cs="Arial" w:eastAsia="Arial" w:hAnsi="Arial"/>
          <w:sz w:val="24"/>
          <w:szCs w:val="24"/>
        </w:rPr>
        <w:drawing>
          <wp:inline distB="114300" distT="114300" distL="114300" distR="114300">
            <wp:extent cx="6210625" cy="6324600"/>
            <wp:effectExtent b="0" l="0" r="0" t="0"/>
            <wp:docPr id="1"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6210625" cy="63246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0" w:line="240" w:lineRule="auto"/>
        <w:jc w:val="both"/>
        <w:rPr>
          <w:rFonts w:ascii="Arial" w:cs="Arial" w:eastAsia="Arial" w:hAnsi="Arial"/>
          <w:sz w:val="24"/>
          <w:szCs w:val="24"/>
        </w:rPr>
      </w:pPr>
      <w:bookmarkStart w:colFirst="0" w:colLast="0" w:name="_heading=h.fbi10a8smsd2" w:id="6"/>
      <w:bookmarkEnd w:id="6"/>
      <w:r w:rsidDel="00000000" w:rsidR="00000000" w:rsidRPr="00000000">
        <w:rPr>
          <w:rFonts w:ascii="Arial" w:cs="Arial" w:eastAsia="Arial" w:hAnsi="Arial"/>
          <w:sz w:val="24"/>
          <w:szCs w:val="24"/>
          <w:rtl w:val="0"/>
        </w:rPr>
        <w:t xml:space="preserve">Figure 1: Schematic representation of the classical and counter-regulatory renin–angiotensin system pathways. ACE, angiotensin-converting enzyme; ACE2, angiotensin-converting enzyme 2; Ala-(1–5), alamandine-(1–5); Ang I, angiotensin I; Ang II, angiotensin II; Ang III, angiotensin III; Ang A, angiotensin A; Ang-(1–5), angiotensin-(1–5); Ang-(1–7), angiotensin-(1–7); Ang-(1–9), angiotensin-(1–9); APA, aminopeptidase A; AT</w:t>
      </w:r>
      <w:r w:rsidDel="00000000" w:rsidR="00000000" w:rsidRPr="00000000">
        <w:rPr>
          <w:rFonts w:ascii="Arial" w:cs="Arial" w:eastAsia="Arial" w:hAnsi="Arial"/>
          <w:sz w:val="24"/>
          <w:szCs w:val="24"/>
          <w:vertAlign w:val="subscript"/>
          <w:rtl w:val="0"/>
        </w:rPr>
        <w:t xml:space="preserve">1</w:t>
      </w:r>
      <w:r w:rsidDel="00000000" w:rsidR="00000000" w:rsidRPr="00000000">
        <w:rPr>
          <w:rFonts w:ascii="Arial" w:cs="Arial" w:eastAsia="Arial" w:hAnsi="Arial"/>
          <w:sz w:val="24"/>
          <w:szCs w:val="24"/>
          <w:rtl w:val="0"/>
        </w:rPr>
        <w:t xml:space="preserve">, angiotensin type 1 receptor; AT2, angiotensin type 2 receptor; DCase, decarboxylase; Mas, Mas receptor; MrgD, Mas-related G protein-coupled receptor D; NEP, neprilysin; PEP, prolyl endopeptidase.</w:t>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0" w:line="360" w:lineRule="auto"/>
        <w:ind w:firstLine="1134"/>
        <w:jc w:val="both"/>
        <w:rPr>
          <w:rFonts w:ascii="Arial" w:cs="Arial" w:eastAsia="Arial" w:hAnsi="Arial"/>
          <w:sz w:val="24"/>
          <w:szCs w:val="24"/>
        </w:rPr>
      </w:pPr>
      <w:bookmarkStart w:colFirst="0" w:colLast="0" w:name="_heading=h.xwysp6cgm1hs" w:id="7"/>
      <w:bookmarkEnd w:id="7"/>
      <w:r w:rsidDel="00000000" w:rsidR="00000000" w:rsidRPr="00000000">
        <w:rPr>
          <w:rtl w:val="0"/>
        </w:rPr>
      </w:r>
    </w:p>
    <w:p w:rsidR="00000000" w:rsidDel="00000000" w:rsidP="00000000" w:rsidRDefault="00000000" w:rsidRPr="00000000" w14:paraId="00000037">
      <w:pPr>
        <w:spacing w:after="0" w:line="360" w:lineRule="auto"/>
        <w:ind w:firstLine="56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spacing w:after="0" w:line="360" w:lineRule="auto"/>
        <w:ind w:left="360" w:hanging="360"/>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Cardiac Hypertroph</w:t>
      </w:r>
      <w:r w:rsidDel="00000000" w:rsidR="00000000" w:rsidRPr="00000000">
        <w:rPr>
          <w:rFonts w:ascii="Arial" w:cs="Arial" w:eastAsia="Arial" w:hAnsi="Arial"/>
          <w:b w:val="1"/>
          <w:bCs w:val="1"/>
          <w:sz w:val="24"/>
          <w:szCs w:val="24"/>
          <w:rtl w:val="0"/>
        </w:rPr>
        <w:t xml:space="preserve">y</w:t>
      </w: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0" w:line="360" w:lineRule="auto"/>
        <w:ind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A">
      <w:pPr>
        <w:spacing w:after="120" w:before="260" w:line="480" w:lineRule="auto"/>
        <w:rPr/>
      </w:pPr>
      <w:r w:rsidDel="00000000" w:rsidR="00000000" w:rsidRPr="00000000">
        <w:rPr>
          <w:b w:val="1"/>
          <w:bCs w:val="1"/>
          <w:rtl w:val="0"/>
        </w:rPr>
        <w:t xml:space="preserve">3. Physiological versus pathological hypertrophy</w:t>
      </w:r>
      <w:r w:rsidDel="00000000" w:rsidR="00000000" w:rsidRPr="00000000">
        <w:rPr>
          <w:rtl w:val="0"/>
        </w:rPr>
      </w:r>
    </w:p>
    <w:sdt>
      <w:sdtPr>
        <w:id w:val="1252706708"/>
        <w:tag w:val="goog_rdk_9"/>
      </w:sdtPr>
      <w:sdtContent>
        <w:p w:rsidR="00000000" w:rsidDel="00000000" w:rsidP="00000000" w:rsidRDefault="00000000" w:rsidRPr="00000000" w14:paraId="0000003B">
          <w:pPr>
            <w:spacing w:after="120" w:line="480" w:lineRule="auto"/>
            <w:jc w:val="both"/>
            <w:rPr>
              <w:del w:author="Carlos Castro" w:id="4" w:date="2026-07-13T17:02:00Z"/>
            </w:rPr>
          </w:pPr>
          <w:sdt>
            <w:sdtPr>
              <w:id w:val="662299211"/>
              <w:tag w:val="goog_rdk_6"/>
            </w:sdtPr>
            <w:sdtContent>
              <w:ins w:author="Carlos Castro" w:id="3" w:date="2026-07-13T17:01:00Z">
                <w:r w:rsidDel="00000000" w:rsidR="00000000" w:rsidRPr="00000000">
                  <w:rPr>
                    <w:rtl w:val="0"/>
                  </w:rPr>
                  <w:t xml:space="preserve">Cardiac hypertrophy</w:t>
                </w:r>
              </w:ins>
            </w:sdtContent>
          </w:sdt>
          <w:sdt>
            <w:sdtPr>
              <w:id w:val="1550880978"/>
              <w:tag w:val="goog_rdk_7"/>
            </w:sdtPr>
            <w:sdtContent>
              <w:del w:author="Carlos Castro" w:id="3" w:date="2026-07-13T17:01:00Z">
                <w:r w:rsidDel="00000000" w:rsidR="00000000" w:rsidRPr="00000000">
                  <w:rPr>
                    <w:rtl w:val="0"/>
                  </w:rPr>
                  <w:delText xml:space="preserve">Hypertrophic growth</w:delText>
                </w:r>
              </w:del>
            </w:sdtContent>
          </w:sdt>
          <w:r w:rsidDel="00000000" w:rsidR="00000000" w:rsidRPr="00000000">
            <w:rPr>
              <w:rtl w:val="0"/>
            </w:rPr>
            <w:t xml:space="preserve"> is initiated by mechanotransduction that converts mechanical and neurohumoral inputs into transcriptional and translational programs.</w:t>
          </w:r>
          <w:r w:rsidDel="00000000" w:rsidR="00000000" w:rsidRPr="00000000">
            <w:rPr>
              <w:vertAlign w:val="superscript"/>
              <w:rtl w:val="0"/>
            </w:rPr>
            <w:t xml:space="preserve">1</w:t>
          </w:r>
          <w:r w:rsidDel="00000000" w:rsidR="00000000" w:rsidRPr="00000000">
            <w:rPr>
              <w:rtl w:val="0"/>
            </w:rPr>
            <w:t xml:space="preserve"> The central biophysical driver is ventricular wall stress, which by Laplace's principle rises with intracavitary pressure and chamber radius and falls with wall thickness, explaining why pressure and volume overload trigger growth.</w:t>
          </w:r>
          <w:r w:rsidDel="00000000" w:rsidR="00000000" w:rsidRPr="00000000">
            <w:rPr>
              <w:vertAlign w:val="superscript"/>
              <w:rtl w:val="0"/>
            </w:rPr>
            <w:t xml:space="preserve">24,25</w:t>
          </w:r>
          <w:r w:rsidDel="00000000" w:rsidR="00000000" w:rsidRPr="00000000">
            <w:rPr>
              <w:rtl w:val="0"/>
            </w:rPr>
            <w:t xml:space="preserve"> </w:t>
          </w:r>
          <w:sdt>
            <w:sdtPr>
              <w:id w:val="-1932909448"/>
              <w:tag w:val="goog_rdk_8"/>
            </w:sdtPr>
            <w:sdtContent>
              <w:del w:author="Carlos Castro" w:id="4" w:date="2026-07-13T17:02:00Z">
                <w:r w:rsidDel="00000000" w:rsidR="00000000" w:rsidRPr="00000000">
                  <w:rPr>
                    <w:rtl w:val="0"/>
                  </w:rPr>
                  <w:delText xml:space="preserve">Left ventricular hypertrophy is an independent predictor of adverse cardiovascular outcomes and a therapeutic target in its own right.</w:delText>
                </w:r>
                <w:r w:rsidDel="00000000" w:rsidR="00000000" w:rsidRPr="00000000">
                  <w:rPr>
                    <w:vertAlign w:val="superscript"/>
                    <w:rtl w:val="0"/>
                  </w:rPr>
                  <w:delText xml:space="preserve">26,27</w:delText>
                </w:r>
                <w:r w:rsidDel="00000000" w:rsidR="00000000" w:rsidRPr="00000000">
                  <w:rPr>
                    <w:rtl w:val="0"/>
                  </w:rPr>
                </w:r>
              </w:del>
            </w:sdtContent>
          </w:sdt>
        </w:p>
      </w:sdtContent>
    </w:sdt>
    <w:p w:rsidR="00000000" w:rsidDel="00000000" w:rsidP="00000000" w:rsidRDefault="00000000" w:rsidRPr="00000000" w14:paraId="0000003C">
      <w:pPr>
        <w:spacing w:after="120" w:line="480" w:lineRule="auto"/>
        <w:jc w:val="both"/>
        <w:rPr/>
      </w:pPr>
      <w:r w:rsidDel="00000000" w:rsidR="00000000" w:rsidRPr="00000000">
        <w:rPr>
          <w:rtl w:val="0"/>
        </w:rPr>
        <w:t xml:space="preserve">Although physiological and pathological hypertrophy are often contrasted as separate cascades, their molecular signatures overlap, and shared effectors—including the calcineurin/nuclear factor of activated T cells (NFAT) and phosphoinositide 3-kinase (PI3K; p110alpha)/Akt pathways—can favor either outcome depending on the intensity, duration, and cellular context of activation.</w:t>
      </w:r>
      <w:r w:rsidDel="00000000" w:rsidR="00000000" w:rsidRPr="00000000">
        <w:rPr>
          <w:vertAlign w:val="superscript"/>
          <w:rtl w:val="0"/>
        </w:rPr>
        <w:t xml:space="preserve">1,4</w:t>
      </w:r>
      <w:r w:rsidDel="00000000" w:rsidR="00000000" w:rsidRPr="00000000">
        <w:rPr>
          <w:rtl w:val="0"/>
        </w:rPr>
        <w:t xml:space="preserve"> Two stereotyped programs are nonetheless useful (Figure 2). A maladaptive program is engaged by sustained neurohumoral stimulation: Ang II, endothelin-1, and catecholamines act on Gq/11- and Gs-coupled receptors to mobilize Ca2+ and activate protein kinase C, the calcineurin/NFAT and CaMKII/HDAC/MEF2 axes, and the ERK1/2, JNK, and p38 MAPK cascades, amplified by NADPH-oxidase- and mitochondria-derived reactive oxygen species (ROS); the result is fetal gene reactivation, fibrosis, and contractile dysfunction.</w:t>
      </w:r>
      <w:r w:rsidDel="00000000" w:rsidR="00000000" w:rsidRPr="00000000">
        <w:rPr>
          <w:vertAlign w:val="superscript"/>
          <w:rtl w:val="0"/>
        </w:rPr>
        <w:t xml:space="preserve">6,28,29,30</w:t>
      </w:r>
      <w:r w:rsidDel="00000000" w:rsidR="00000000" w:rsidRPr="00000000">
        <w:rPr>
          <w:rtl w:val="0"/>
        </w:rPr>
        <w:t xml:space="preserve"> An adaptive program is engaged by growth-factor signaling during development, exercise, and pregnancy: IGF-1/insulin–PI3K(p110alpha)/Akt/mTOR signaling, complemented by VEGF, integrin, eNOS–NO–cGMP–protein kinase G, and LKB1–AMPK inputs, expands translational capacity and matches angiogenesis to myocyte growth, while tonic inhibition of GSK3beta permits controlled growth without maladaptive transcriptional reprogramming.</w:t>
      </w:r>
      <w:r w:rsidDel="00000000" w:rsidR="00000000" w:rsidRPr="00000000">
        <w:rPr>
          <w:vertAlign w:val="superscript"/>
          <w:rtl w:val="0"/>
        </w:rPr>
        <w:t xml:space="preserve">4,31,32,33</w:t>
      </w:r>
      <w:r w:rsidDel="00000000" w:rsidR="00000000" w:rsidRPr="00000000">
        <w:rPr>
          <w:rtl w:val="0"/>
        </w:rPr>
        <w:t xml:space="preserve"> Consistent with this dichotomy, calcineurin/NFAT coupling participates in pathological but not physiological hypertrophy, providing an early molecular criterion for distinguishing the two.</w:t>
      </w:r>
      <w:r w:rsidDel="00000000" w:rsidR="00000000" w:rsidRPr="00000000">
        <w:rPr>
          <w:vertAlign w:val="superscript"/>
          <w:rtl w:val="0"/>
        </w:rPr>
        <w:t xml:space="preserve">29</w:t>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0"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6210625" cy="3721100"/>
            <wp:effectExtent b="0" l="0" r="0" t="0"/>
            <wp:docPr id="3"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6210625"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0">
      <w:pPr>
        <w:spacing w:after="0"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Figure 2.</w:t>
      </w:r>
      <w:r w:rsidDel="00000000" w:rsidR="00000000" w:rsidRPr="00000000">
        <w:rPr>
          <w:rFonts w:ascii="Arial" w:cs="Arial" w:eastAsia="Arial" w:hAnsi="Arial"/>
          <w:sz w:val="24"/>
          <w:szCs w:val="24"/>
          <w:rtl w:val="0"/>
        </w:rPr>
        <w:t xml:space="preserve"> Signaling pathways involved in physiological and pathological cardiac hypertrophy. Pathological hypertrophy is primarily driven by chronic neurohumoral stimulation, including angiotensin II, endothelin-1, and catecholamines, which activate Gq- and Gs-coupled signaling pathways. These stimuli promote calcium dysregulation, oxidative stress, activation of calcineurin/NFAT, CaMKII, PKC, and MAPK cascades (ERK1/2, JNK, and p38), leading to maladaptive gene expression, fibrosis, and contractile dysfunction. In contrast, physiological hypertrophy is induced by stimuli such as exercise, insulin-like growth factor-1 (IGF-1), mechanical loading, and angiogenic factors, which activate the PI3K/AKT pathway and its downstream effectors, including eNOS, nitric oxide (NO), cGMP/PKG, mTOR, and AMPK. These signaling networks promote coordinated cardiomyocyte growth, angiogenesis, efficient energy metabolism, preserved calcium handling, and maintenance of cardiac function. While both physiological and pathological hypertrophy involve increased protein synthesis and cellular growth, the distinct intracellular signaling pathways activated determine whether cardiac remodeling remains adaptive or progresses toward dysfunction. Solid arrows indicate activation, whereas dashed arrows indicate inhibitory phosphorylation of the downstream target. AC, adenylyl cyclase; AMPK, AMP-activated protein kinase; AKT, protein kinase B; CaMKII, Ca²⁺/calmodulin-dependent protein kinase II; cAMP, cyclic adenosine monophosphate; cGMP, cyclic guanosine monophosphate; eNOS, endothelial nitric oxide synthase; ERK1/2, extracellular signal-regulated kinases 1/2; GC, guanylyl cyclase; GSK3β, glycogen synthase kinase 3 beta; HDAC, histone deacetylase; IGF-1, insulin-like growth factor-1; IP3, inositol 1,4,5-trisphosphate; IRS1/2, insulin receptor substrate 1/2; JNK, c-Jun N-terminal kinase; LKB1, liver kinase B1; MAPKK, mitogen-activated protein kinase kinase; mTOR, mechanistic target of rapamycin; NFAT, nuclear factor of activated T cells; NO, nitric oxide; NOXs, NADPH oxidases; PI3K, phosphoinositide 3-kinase; PKA, protein kinase A; PKC, protein kinase C; PKG, protein kinase G; PLC, phospholipase C; ROS, reactive oxygen species; VEGF, vascular endothelial growth factor.</w:t>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0"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0" w:line="360" w:lineRule="auto"/>
        <w:ind w:left="1416"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3">
      <w:pPr>
        <w:numPr>
          <w:ilvl w:val="1"/>
          <w:numId w:val="1"/>
        </w:numPr>
        <w:pBdr>
          <w:top w:space="0" w:sz="0" w:val="nil"/>
          <w:left w:space="0" w:sz="0" w:val="nil"/>
          <w:bottom w:space="0" w:sz="0" w:val="nil"/>
          <w:right w:space="0" w:sz="0" w:val="nil"/>
          <w:between w:space="0" w:sz="0" w:val="nil"/>
        </w:pBdr>
        <w:spacing w:after="0" w:line="360" w:lineRule="auto"/>
        <w:ind w:left="1134" w:hanging="567"/>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Role of the RAS in left ventricular hypertrophy</w:t>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0" w:line="360" w:lineRule="auto"/>
        <w:ind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RAS is a central determinant of LV structure and function and a key driver of hypertrophic remodeling. In hypertension and heart failure, systemic RAS activation increases afterload and sympathetic tone, raising wall stress and indirectly promoting hypertrophy, while local cardiac RAS enables high-impact, spatially restricted signaling within cardiomyocytes, fibroblasts, endothelium, and vascular smooth muscle, which can persist despite apparent control of circulating RAS </w:t>
      </w:r>
      <w:r w:rsidDel="00000000" w:rsidR="00000000" w:rsidRPr="00000000">
        <w:rPr>
          <w:rFonts w:ascii="Arial" w:cs="Arial" w:eastAsia="Arial" w:hAnsi="Arial"/>
          <w:color w:val="000000"/>
          <w:sz w:val="24"/>
          <w:szCs w:val="24"/>
          <w:rtl w:val="0"/>
        </w:rPr>
        <w:t xml:space="preserve">(Mascolo et al., 2021; Te Riet et al., 2015)</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Within this framework, cardiac hypertrophy reflects an imbalance between RAS axes. Predominance of the ACE/Ang II/AT</w:t>
      </w:r>
      <w:r w:rsidDel="00000000" w:rsidR="00000000" w:rsidRPr="00000000">
        <w:rPr>
          <w:rFonts w:ascii="Arial" w:cs="Arial" w:eastAsia="Arial" w:hAnsi="Arial"/>
          <w:sz w:val="24"/>
          <w:szCs w:val="24"/>
          <w:vertAlign w:val="subscript"/>
          <w:rtl w:val="0"/>
        </w:rPr>
        <w:t xml:space="preserve">1</w:t>
      </w:r>
      <w:r w:rsidDel="00000000" w:rsidR="00000000" w:rsidRPr="00000000">
        <w:rPr>
          <w:rFonts w:ascii="Arial" w:cs="Arial" w:eastAsia="Arial" w:hAnsi="Arial"/>
          <w:sz w:val="24"/>
          <w:szCs w:val="24"/>
          <w:rtl w:val="0"/>
        </w:rPr>
        <w:t xml:space="preserve"> pathway — amplified by aldosterone/MR signaling — promotes maladaptive cardiomyocyte growth and fibroblast activation through MAPKs, ROS generation, fetal gene reactivation, and extracellular matrix deposition, whereas counter-regulatory arms (AT2 and the ACE2/Ang-(1–7)/Mas axis) tend to restrain hypertrophy and fibrosis through anti-oxidative, anti-inflammatory, and anti-fibrotic mechanisms </w:t>
      </w:r>
      <w:r w:rsidDel="00000000" w:rsidR="00000000" w:rsidRPr="00000000">
        <w:rPr>
          <w:rFonts w:ascii="Arial" w:cs="Arial" w:eastAsia="Arial" w:hAnsi="Arial"/>
          <w:color w:val="000000"/>
          <w:sz w:val="24"/>
          <w:szCs w:val="24"/>
          <w:rtl w:val="0"/>
        </w:rPr>
        <w:t xml:space="preserve">(Paz Ocaranza et al., 2020)</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0" w:line="360" w:lineRule="auto"/>
        <w:ind w:firstLine="720"/>
        <w:jc w:val="both"/>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8">
      <w:pPr>
        <w:spacing w:after="240" w:before="240" w:line="360" w:lineRule="auto"/>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49">
      <w:pPr>
        <w:pStyle w:val="Heading3"/>
        <w:keepNext w:val="0"/>
        <w:keepLines w:val="0"/>
        <w:spacing w:line="360" w:lineRule="auto"/>
        <w:ind w:firstLine="720"/>
        <w:jc w:val="both"/>
        <w:rPr>
          <w:rFonts w:ascii="Arial" w:cs="Arial" w:eastAsia="Arial" w:hAnsi="Arial"/>
          <w:color w:val="ff0000"/>
          <w:sz w:val="26"/>
          <w:szCs w:val="26"/>
        </w:rPr>
      </w:pPr>
      <w:bookmarkStart w:colFirst="0" w:colLast="0" w:name="_heading=h.amurq912bieo" w:id="8"/>
      <w:bookmarkEnd w:id="8"/>
      <w:r w:rsidDel="00000000" w:rsidR="00000000" w:rsidRPr="00000000">
        <w:rPr>
          <w:rFonts w:ascii="Arial" w:cs="Arial" w:eastAsia="Arial" w:hAnsi="Arial"/>
          <w:color w:val="ff0000"/>
          <w:sz w:val="26"/>
          <w:szCs w:val="26"/>
          <w:rtl w:val="0"/>
        </w:rPr>
        <w:t xml:space="preserve">3.1.1. ACE2/Ang-(1–7)/Mas axis activation prevents pathological cardiac </w:t>
      </w:r>
      <w:sdt>
        <w:sdtPr>
          <w:id w:val="-1019963614"/>
          <w:tag w:val="goog_rdk_10"/>
        </w:sdtPr>
        <w:sdtContent>
          <w:commentRangeStart w:id="0"/>
        </w:sdtContent>
      </w:sdt>
      <w:r w:rsidDel="00000000" w:rsidR="00000000" w:rsidRPr="00000000">
        <w:rPr>
          <w:rFonts w:ascii="Arial" w:cs="Arial" w:eastAsia="Arial" w:hAnsi="Arial"/>
          <w:color w:val="ff0000"/>
          <w:sz w:val="26"/>
          <w:szCs w:val="26"/>
          <w:rtl w:val="0"/>
        </w:rPr>
        <w:t xml:space="preserve">hypertrophy</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4A">
      <w:pPr>
        <w:spacing w:after="240" w:before="240" w:line="360" w:lineRule="auto"/>
        <w:jc w:val="both"/>
        <w:rPr>
          <w:rFonts w:ascii="Arial" w:cs="Arial" w:eastAsia="Arial" w:hAnsi="Arial"/>
          <w:b w:val="1"/>
          <w:bCs w:val="1"/>
          <w:color w:val="ff0000"/>
          <w:sz w:val="24"/>
          <w:szCs w:val="24"/>
        </w:rPr>
      </w:pPr>
      <w:r w:rsidDel="00000000" w:rsidR="00000000" w:rsidRPr="00000000">
        <w:rPr>
          <w:rFonts w:ascii="Arial" w:cs="Arial" w:eastAsia="Arial" w:hAnsi="Arial"/>
          <w:color w:val="ff0000"/>
          <w:sz w:val="24"/>
          <w:szCs w:val="24"/>
          <w:rtl w:val="0"/>
        </w:rPr>
        <w:t xml:space="preserve">The anatomical and biochemical substrate for a local cardiac Ang-(1–7)–forming system is well </w:t>
      </w:r>
      <w:r w:rsidDel="00000000" w:rsidR="00000000" w:rsidRPr="00000000">
        <w:rPr>
          <w:rFonts w:ascii="Arial" w:cs="Arial" w:eastAsia="Arial" w:hAnsi="Arial"/>
          <w:b w:val="1"/>
          <w:bCs w:val="1"/>
          <w:color w:val="ff0000"/>
          <w:sz w:val="24"/>
          <w:szCs w:val="24"/>
          <w:rtl w:val="0"/>
        </w:rPr>
        <w:t xml:space="preserve">characterized</w:t>
      </w:r>
      <w:r w:rsidDel="00000000" w:rsidR="00000000" w:rsidRPr="00000000">
        <w:rPr>
          <w:rFonts w:ascii="Arial" w:cs="Arial" w:eastAsia="Arial" w:hAnsi="Arial"/>
          <w:color w:val="ff0000"/>
          <w:sz w:val="24"/>
          <w:szCs w:val="24"/>
          <w:rtl w:val="0"/>
        </w:rPr>
        <w:t xml:space="preserve">. ACE2 and other enzymes capable of generating Ang-(1–7) are expressed in cardiomyocytes (Ferreira, Moraes, et al., 2011; Jackman et al., 2002; Zisman et al., 2003); ACE2 is </w:t>
      </w:r>
      <w:r w:rsidDel="00000000" w:rsidR="00000000" w:rsidRPr="00000000">
        <w:rPr>
          <w:rFonts w:ascii="Arial" w:cs="Arial" w:eastAsia="Arial" w:hAnsi="Arial"/>
          <w:b w:val="1"/>
          <w:bCs w:val="1"/>
          <w:color w:val="ff0000"/>
          <w:sz w:val="24"/>
          <w:szCs w:val="24"/>
          <w:rtl w:val="0"/>
        </w:rPr>
        <w:t xml:space="preserve">detected</w:t>
      </w:r>
      <w:r w:rsidDel="00000000" w:rsidR="00000000" w:rsidRPr="00000000">
        <w:rPr>
          <w:rFonts w:ascii="Arial" w:cs="Arial" w:eastAsia="Arial" w:hAnsi="Arial"/>
          <w:color w:val="ff0000"/>
          <w:sz w:val="24"/>
          <w:szCs w:val="24"/>
          <w:rtl w:val="0"/>
        </w:rPr>
        <w:t xml:space="preserve"> in endothelial cells, vascular smooth muscle cells, cardiomyocytes, macrophages, and myofibroblasts (Burrell et al., 2004; Donoghue et al., 2000b; Guy et al., 2008); and the Mas receptor is </w:t>
      </w:r>
      <w:r w:rsidDel="00000000" w:rsidR="00000000" w:rsidRPr="00000000">
        <w:rPr>
          <w:rFonts w:ascii="Arial" w:cs="Arial" w:eastAsia="Arial" w:hAnsi="Arial"/>
          <w:b w:val="1"/>
          <w:bCs w:val="1"/>
          <w:color w:val="ff0000"/>
          <w:sz w:val="24"/>
          <w:szCs w:val="24"/>
          <w:rtl w:val="0"/>
        </w:rPr>
        <w:t xml:space="preserve">expressed</w:t>
      </w:r>
      <w:r w:rsidDel="00000000" w:rsidR="00000000" w:rsidRPr="00000000">
        <w:rPr>
          <w:rFonts w:ascii="Arial" w:cs="Arial" w:eastAsia="Arial" w:hAnsi="Arial"/>
          <w:color w:val="ff0000"/>
          <w:sz w:val="24"/>
          <w:szCs w:val="24"/>
          <w:rtl w:val="0"/>
        </w:rPr>
        <w:t xml:space="preserve"> in cardiomyocytes, fibroblasts, and coronary endothelial cells (R. A. Santos et al., 2006b; Souza et al., 2013; Tallant et al., 2005). </w:t>
      </w:r>
      <w:r w:rsidDel="00000000" w:rsidR="00000000" w:rsidRPr="00000000">
        <w:rPr>
          <w:rFonts w:ascii="Arial" w:cs="Arial" w:eastAsia="Arial" w:hAnsi="Arial"/>
          <w:b w:val="1"/>
          <w:bCs w:val="1"/>
          <w:color w:val="ff0000"/>
          <w:sz w:val="24"/>
          <w:szCs w:val="24"/>
          <w:rtl w:val="0"/>
        </w:rPr>
        <w:t xml:space="preserve">This distribution indicates that the axis has access to all cell types involved in hypertrophic remodeling, although expression data alone do not establish a functional role.</w:t>
      </w:r>
    </w:p>
    <w:p w:rsidR="00000000" w:rsidDel="00000000" w:rsidP="00000000" w:rsidRDefault="00000000" w:rsidRPr="00000000" w14:paraId="0000004B">
      <w:pPr>
        <w:spacing w:after="240" w:before="240" w:line="360" w:lineRule="auto"/>
        <w:jc w:val="both"/>
        <w:rPr>
          <w:rFonts w:ascii="Arial" w:cs="Arial" w:eastAsia="Arial" w:hAnsi="Arial"/>
          <w:b w:val="1"/>
          <w:bCs w:val="1"/>
          <w:color w:val="ff0000"/>
          <w:sz w:val="24"/>
          <w:szCs w:val="24"/>
        </w:rPr>
      </w:pPr>
      <w:r w:rsidDel="00000000" w:rsidR="00000000" w:rsidRPr="00000000">
        <w:rPr>
          <w:rFonts w:ascii="Arial" w:cs="Arial" w:eastAsia="Arial" w:hAnsi="Arial"/>
          <w:b w:val="1"/>
          <w:bCs w:val="1"/>
          <w:color w:val="ff0000"/>
          <w:sz w:val="24"/>
          <w:szCs w:val="24"/>
          <w:rtl w:val="0"/>
        </w:rPr>
        <w:t xml:space="preserve">Evidence for a cardioprotective function derives from three mechanistically independent experimental approaches that yield concordant results. Loss-of-function models are consistently associated with adverse cardiac phenotypes:</w:t>
      </w:r>
      <w:r w:rsidDel="00000000" w:rsidR="00000000" w:rsidRPr="00000000">
        <w:rPr>
          <w:rFonts w:ascii="Arial" w:cs="Arial" w:eastAsia="Arial" w:hAnsi="Arial"/>
          <w:color w:val="ff0000"/>
          <w:sz w:val="24"/>
          <w:szCs w:val="24"/>
          <w:rtl w:val="0"/>
        </w:rPr>
        <w:t xml:space="preserve"> ACE2 deletion </w:t>
      </w:r>
      <w:r w:rsidDel="00000000" w:rsidR="00000000" w:rsidRPr="00000000">
        <w:rPr>
          <w:rFonts w:ascii="Arial" w:cs="Arial" w:eastAsia="Arial" w:hAnsi="Arial"/>
          <w:b w:val="1"/>
          <w:bCs w:val="1"/>
          <w:color w:val="ff0000"/>
          <w:sz w:val="24"/>
          <w:szCs w:val="24"/>
          <w:rtl w:val="0"/>
        </w:rPr>
        <w:t xml:space="preserve">increases</w:t>
      </w:r>
      <w:r w:rsidDel="00000000" w:rsidR="00000000" w:rsidRPr="00000000">
        <w:rPr>
          <w:rFonts w:ascii="Arial" w:cs="Arial" w:eastAsia="Arial" w:hAnsi="Arial"/>
          <w:color w:val="ff0000"/>
          <w:sz w:val="24"/>
          <w:szCs w:val="24"/>
          <w:rtl w:val="0"/>
        </w:rPr>
        <w:t xml:space="preserve"> blood pressure and produces early hypertrophy, fibrosis, and systolic dysfunction (M. Kim et al., 2011; Moritani et al., 2013; Trask et al., 2010; Yamamoto et al., 2006), and </w:t>
      </w:r>
      <w:r w:rsidDel="00000000" w:rsidR="00000000" w:rsidRPr="00000000">
        <w:rPr>
          <w:rFonts w:ascii="Arial" w:cs="Arial" w:eastAsia="Arial" w:hAnsi="Arial"/>
          <w:b w:val="1"/>
          <w:bCs w:val="1"/>
          <w:color w:val="ff0000"/>
          <w:sz w:val="24"/>
          <w:szCs w:val="24"/>
          <w:rtl w:val="0"/>
        </w:rPr>
        <w:t xml:space="preserve">exacerbates</w:t>
      </w:r>
      <w:r w:rsidDel="00000000" w:rsidR="00000000" w:rsidRPr="00000000">
        <w:rPr>
          <w:rFonts w:ascii="Arial" w:cs="Arial" w:eastAsia="Arial" w:hAnsi="Arial"/>
          <w:color w:val="ff0000"/>
          <w:sz w:val="24"/>
          <w:szCs w:val="24"/>
          <w:rtl w:val="0"/>
        </w:rPr>
        <w:t xml:space="preserve"> remodeling when a second insult is </w:t>
      </w:r>
      <w:r w:rsidDel="00000000" w:rsidR="00000000" w:rsidRPr="00000000">
        <w:rPr>
          <w:rFonts w:ascii="Arial" w:cs="Arial" w:eastAsia="Arial" w:hAnsi="Arial"/>
          <w:b w:val="1"/>
          <w:bCs w:val="1"/>
          <w:color w:val="ff0000"/>
          <w:sz w:val="24"/>
          <w:szCs w:val="24"/>
          <w:rtl w:val="0"/>
        </w:rPr>
        <w:t xml:space="preserve">applied, either</w:t>
      </w:r>
      <w:r w:rsidDel="00000000" w:rsidR="00000000" w:rsidRPr="00000000">
        <w:rPr>
          <w:rFonts w:ascii="Arial" w:cs="Arial" w:eastAsia="Arial" w:hAnsi="Arial"/>
          <w:color w:val="ff0000"/>
          <w:sz w:val="24"/>
          <w:szCs w:val="24"/>
          <w:rtl w:val="0"/>
        </w:rPr>
        <w:t xml:space="preserve"> pressure overload by aortic coarctation (Yamamoto et al., 2006) or chronic Ang II infusion (Alghamri et al., 2013); pharmacological inhibition reproduces this phenotype in Ren-2 hypertensive rats (Trask et al., 2010). </w:t>
      </w:r>
      <w:r w:rsidDel="00000000" w:rsidR="00000000" w:rsidRPr="00000000">
        <w:rPr>
          <w:rFonts w:ascii="Arial" w:cs="Arial" w:eastAsia="Arial" w:hAnsi="Arial"/>
          <w:b w:val="1"/>
          <w:bCs w:val="1"/>
          <w:color w:val="ff0000"/>
          <w:sz w:val="24"/>
          <w:szCs w:val="24"/>
          <w:rtl w:val="0"/>
        </w:rPr>
        <w:t xml:space="preserve">Gain-of-function models show protection</w:t>
      </w:r>
      <w:r w:rsidDel="00000000" w:rsidR="00000000" w:rsidRPr="00000000">
        <w:rPr>
          <w:rFonts w:ascii="Arial" w:cs="Arial" w:eastAsia="Arial" w:hAnsi="Arial"/>
          <w:color w:val="ff0000"/>
          <w:sz w:val="24"/>
          <w:szCs w:val="24"/>
          <w:rtl w:val="0"/>
        </w:rPr>
        <w:t xml:space="preserve"> with comparable consistency, whether </w:t>
      </w:r>
      <w:r w:rsidDel="00000000" w:rsidR="00000000" w:rsidRPr="00000000">
        <w:rPr>
          <w:rFonts w:ascii="Arial" w:cs="Arial" w:eastAsia="Arial" w:hAnsi="Arial"/>
          <w:b w:val="1"/>
          <w:bCs w:val="1"/>
          <w:color w:val="ff0000"/>
          <w:sz w:val="24"/>
          <w:szCs w:val="24"/>
          <w:rtl w:val="0"/>
        </w:rPr>
        <w:t xml:space="preserve">obtained</w:t>
      </w:r>
      <w:r w:rsidDel="00000000" w:rsidR="00000000" w:rsidRPr="00000000">
        <w:rPr>
          <w:rFonts w:ascii="Arial" w:cs="Arial" w:eastAsia="Arial" w:hAnsi="Arial"/>
          <w:color w:val="ff0000"/>
          <w:sz w:val="24"/>
          <w:szCs w:val="24"/>
          <w:rtl w:val="0"/>
        </w:rPr>
        <w:t xml:space="preserve"> by cardiac or systemic overexpression (Dong et al., 2012; Huentelman et al., 2005; Y. X. Zhao et al., 2010), by recombinant human ACE2 (Zhong et al., 2010), or by small-molecule activation (Castardeli et al., 2018; De Maria et al., 2016; Ferreira, Shenoy, et al., 2011; D. Kim et al., 2023; Macedo et al., 2016; Murca et al., 2012; Qi et al., 2013), </w:t>
      </w:r>
      <w:r w:rsidDel="00000000" w:rsidR="00000000" w:rsidRPr="00000000">
        <w:rPr>
          <w:rFonts w:ascii="Arial" w:cs="Arial" w:eastAsia="Arial" w:hAnsi="Arial"/>
          <w:b w:val="1"/>
          <w:bCs w:val="1"/>
          <w:color w:val="ff0000"/>
          <w:sz w:val="24"/>
          <w:szCs w:val="24"/>
          <w:rtl w:val="0"/>
        </w:rPr>
        <w:t xml:space="preserve">across stimuli that include</w:t>
      </w:r>
      <w:r w:rsidDel="00000000" w:rsidR="00000000" w:rsidRPr="00000000">
        <w:rPr>
          <w:rFonts w:ascii="Arial" w:cs="Arial" w:eastAsia="Arial" w:hAnsi="Arial"/>
          <w:color w:val="ff0000"/>
          <w:sz w:val="24"/>
          <w:szCs w:val="24"/>
          <w:rtl w:val="0"/>
        </w:rPr>
        <w:t xml:space="preserve"> Ang II infusion, pressure overload, ischemia, diabetes, and renovascular hypertension. </w:t>
      </w:r>
      <w:r w:rsidDel="00000000" w:rsidR="00000000" w:rsidRPr="00000000">
        <w:rPr>
          <w:rFonts w:ascii="Arial" w:cs="Arial" w:eastAsia="Arial" w:hAnsi="Arial"/>
          <w:b w:val="1"/>
          <w:bCs w:val="1"/>
          <w:color w:val="ff0000"/>
          <w:sz w:val="24"/>
          <w:szCs w:val="24"/>
          <w:rtl w:val="0"/>
        </w:rPr>
        <w:t xml:space="preserve">The concordance of</w:t>
      </w:r>
      <w:r w:rsidDel="00000000" w:rsidR="00000000" w:rsidRPr="00000000">
        <w:rPr>
          <w:rFonts w:ascii="Arial" w:cs="Arial" w:eastAsia="Arial" w:hAnsi="Arial"/>
          <w:color w:val="ff0000"/>
          <w:sz w:val="24"/>
          <w:szCs w:val="24"/>
          <w:rtl w:val="0"/>
        </w:rPr>
        <w:t xml:space="preserve"> genetic, enzymatic, and pharmacological approaches across laboratories, species, and etiologies </w:t>
      </w:r>
      <w:r w:rsidDel="00000000" w:rsidR="00000000" w:rsidRPr="00000000">
        <w:rPr>
          <w:rFonts w:ascii="Arial" w:cs="Arial" w:eastAsia="Arial" w:hAnsi="Arial"/>
          <w:b w:val="1"/>
          <w:bCs w:val="1"/>
          <w:color w:val="ff0000"/>
          <w:sz w:val="24"/>
          <w:szCs w:val="24"/>
          <w:rtl w:val="0"/>
        </w:rPr>
        <w:t xml:space="preserve">supports a causal rather than associative involvement of ACE2 in pathological remodeling.</w:t>
      </w:r>
    </w:p>
    <w:p w:rsidR="00000000" w:rsidDel="00000000" w:rsidP="00000000" w:rsidRDefault="00000000" w:rsidRPr="00000000" w14:paraId="0000004C">
      <w:pPr>
        <w:spacing w:after="240" w:before="240" w:line="360" w:lineRule="auto"/>
        <w:jc w:val="both"/>
        <w:rPr>
          <w:rFonts w:ascii="Arial" w:cs="Arial" w:eastAsia="Arial" w:hAnsi="Arial"/>
          <w:b w:val="1"/>
          <w:bCs w:val="1"/>
          <w:color w:val="ff0000"/>
          <w:sz w:val="24"/>
          <w:szCs w:val="24"/>
        </w:rPr>
      </w:pPr>
      <w:r w:rsidDel="00000000" w:rsidR="00000000" w:rsidRPr="00000000">
        <w:rPr>
          <w:rFonts w:ascii="Arial" w:cs="Arial" w:eastAsia="Arial" w:hAnsi="Arial"/>
          <w:b w:val="1"/>
          <w:bCs w:val="1"/>
          <w:color w:val="ff0000"/>
          <w:sz w:val="24"/>
          <w:szCs w:val="24"/>
          <w:rtl w:val="0"/>
        </w:rPr>
        <w:t xml:space="preserve">Two findings qualify this conclusion.</w:t>
      </w:r>
      <w:r w:rsidDel="00000000" w:rsidR="00000000" w:rsidRPr="00000000">
        <w:rPr>
          <w:rFonts w:ascii="Arial" w:cs="Arial" w:eastAsia="Arial" w:hAnsi="Arial"/>
          <w:color w:val="ff0000"/>
          <w:sz w:val="24"/>
          <w:szCs w:val="24"/>
          <w:rtl w:val="0"/>
        </w:rPr>
        <w:t xml:space="preserve"> First, </w:t>
      </w:r>
      <w:r w:rsidDel="00000000" w:rsidR="00000000" w:rsidRPr="00000000">
        <w:rPr>
          <w:rFonts w:ascii="Arial" w:cs="Arial" w:eastAsia="Arial" w:hAnsi="Arial"/>
          <w:b w:val="1"/>
          <w:bCs w:val="1"/>
          <w:color w:val="ff0000"/>
          <w:sz w:val="24"/>
          <w:szCs w:val="24"/>
          <w:rtl w:val="0"/>
        </w:rPr>
        <w:t xml:space="preserve">the protective effect is at least partially independent of</w:t>
      </w:r>
      <w:r w:rsidDel="00000000" w:rsidR="00000000" w:rsidRPr="00000000">
        <w:rPr>
          <w:rFonts w:ascii="Arial" w:cs="Arial" w:eastAsia="Arial" w:hAnsi="Arial"/>
          <w:color w:val="ff0000"/>
          <w:sz w:val="24"/>
          <w:szCs w:val="24"/>
          <w:rtl w:val="0"/>
        </w:rPr>
        <w:t xml:space="preserve"> hemodynamic unloading: ACE2 inhibition </w:t>
      </w:r>
      <w:r w:rsidDel="00000000" w:rsidR="00000000" w:rsidRPr="00000000">
        <w:rPr>
          <w:rFonts w:ascii="Arial" w:cs="Arial" w:eastAsia="Arial" w:hAnsi="Arial"/>
          <w:b w:val="1"/>
          <w:bCs w:val="1"/>
          <w:color w:val="ff0000"/>
          <w:sz w:val="24"/>
          <w:szCs w:val="24"/>
          <w:rtl w:val="0"/>
        </w:rPr>
        <w:t xml:space="preserve">exacerbated</w:t>
      </w:r>
      <w:r w:rsidDel="00000000" w:rsidR="00000000" w:rsidRPr="00000000">
        <w:rPr>
          <w:rFonts w:ascii="Arial" w:cs="Arial" w:eastAsia="Arial" w:hAnsi="Arial"/>
          <w:color w:val="ff0000"/>
          <w:sz w:val="24"/>
          <w:szCs w:val="24"/>
          <w:rtl w:val="0"/>
        </w:rPr>
        <w:t xml:space="preserve"> hypertrophy and fibrosis in Ren-2 rats without altering blood pressure or global cardiac function (Trask et al., 2010), and ACE2 overexpression restricted to the central nervous system reduced collagen deposition and cardiomyocyte hypertrophy, </w:t>
      </w:r>
      <w:r w:rsidDel="00000000" w:rsidR="00000000" w:rsidRPr="00000000">
        <w:rPr>
          <w:rFonts w:ascii="Arial" w:cs="Arial" w:eastAsia="Arial" w:hAnsi="Arial"/>
          <w:b w:val="1"/>
          <w:bCs w:val="1"/>
          <w:color w:val="ff0000"/>
          <w:sz w:val="24"/>
          <w:szCs w:val="24"/>
          <w:rtl w:val="0"/>
        </w:rPr>
        <w:t xml:space="preserve">an effect attributed to</w:t>
      </w:r>
      <w:r w:rsidDel="00000000" w:rsidR="00000000" w:rsidRPr="00000000">
        <w:rPr>
          <w:rFonts w:ascii="Arial" w:cs="Arial" w:eastAsia="Arial" w:hAnsi="Arial"/>
          <w:color w:val="ff0000"/>
          <w:sz w:val="24"/>
          <w:szCs w:val="24"/>
          <w:rtl w:val="0"/>
        </w:rPr>
        <w:t xml:space="preserve"> decreased sympathetic drive rather than </w:t>
      </w:r>
      <w:r w:rsidDel="00000000" w:rsidR="00000000" w:rsidRPr="00000000">
        <w:rPr>
          <w:rFonts w:ascii="Arial" w:cs="Arial" w:eastAsia="Arial" w:hAnsi="Arial"/>
          <w:b w:val="1"/>
          <w:bCs w:val="1"/>
          <w:color w:val="ff0000"/>
          <w:sz w:val="24"/>
          <w:szCs w:val="24"/>
          <w:rtl w:val="0"/>
        </w:rPr>
        <w:t xml:space="preserve">to</w:t>
      </w:r>
      <w:r w:rsidDel="00000000" w:rsidR="00000000" w:rsidRPr="00000000">
        <w:rPr>
          <w:rFonts w:ascii="Arial" w:cs="Arial" w:eastAsia="Arial" w:hAnsi="Arial"/>
          <w:color w:val="ff0000"/>
          <w:sz w:val="24"/>
          <w:szCs w:val="24"/>
          <w:rtl w:val="0"/>
        </w:rPr>
        <w:t xml:space="preserve"> afterload reduction (Feng et al., 2012). </w:t>
      </w:r>
      <w:r w:rsidDel="00000000" w:rsidR="00000000" w:rsidRPr="00000000">
        <w:rPr>
          <w:rFonts w:ascii="Arial" w:cs="Arial" w:eastAsia="Arial" w:hAnsi="Arial"/>
          <w:b w:val="1"/>
          <w:bCs w:val="1"/>
          <w:color w:val="ff0000"/>
          <w:sz w:val="24"/>
          <w:szCs w:val="24"/>
          <w:rtl w:val="0"/>
        </w:rPr>
        <w:t xml:space="preserve">These data indicate direct myocardial and autonomic components in addition to any reduction in wall stress.</w:t>
      </w:r>
      <w:r w:rsidDel="00000000" w:rsidR="00000000" w:rsidRPr="00000000">
        <w:rPr>
          <w:rFonts w:ascii="Arial" w:cs="Arial" w:eastAsia="Arial" w:hAnsi="Arial"/>
          <w:color w:val="ff0000"/>
          <w:sz w:val="24"/>
          <w:szCs w:val="24"/>
          <w:rtl w:val="0"/>
        </w:rPr>
        <w:t xml:space="preserve"> Second, </w:t>
      </w:r>
      <w:r w:rsidDel="00000000" w:rsidR="00000000" w:rsidRPr="00000000">
        <w:rPr>
          <w:rFonts w:ascii="Arial" w:cs="Arial" w:eastAsia="Arial" w:hAnsi="Arial"/>
          <w:b w:val="1"/>
          <w:bCs w:val="1"/>
          <w:color w:val="ff0000"/>
          <w:sz w:val="24"/>
          <w:szCs w:val="24"/>
          <w:rtl w:val="0"/>
        </w:rPr>
        <w:t xml:space="preserve">antihypertrophic and antifibrotic effects are not consistently observed together</w:t>
      </w:r>
      <w:r w:rsidDel="00000000" w:rsidR="00000000" w:rsidRPr="00000000">
        <w:rPr>
          <w:rFonts w:ascii="Arial" w:cs="Arial" w:eastAsia="Arial" w:hAnsi="Arial"/>
          <w:color w:val="ff0000"/>
          <w:sz w:val="24"/>
          <w:szCs w:val="24"/>
          <w:rtl w:val="0"/>
        </w:rPr>
        <w:t xml:space="preserve">: DIZE reduced interstitial and perivascular fibrosis in subtotal nephrectomy without </w:t>
      </w:r>
      <w:r w:rsidDel="00000000" w:rsidR="00000000" w:rsidRPr="00000000">
        <w:rPr>
          <w:rFonts w:ascii="Arial" w:cs="Arial" w:eastAsia="Arial" w:hAnsi="Arial"/>
          <w:b w:val="1"/>
          <w:bCs w:val="1"/>
          <w:color w:val="ff0000"/>
          <w:sz w:val="24"/>
          <w:szCs w:val="24"/>
          <w:rtl w:val="0"/>
        </w:rPr>
        <w:t xml:space="preserve">significantly</w:t>
      </w:r>
      <w:r w:rsidDel="00000000" w:rsidR="00000000" w:rsidRPr="00000000">
        <w:rPr>
          <w:rFonts w:ascii="Arial" w:cs="Arial" w:eastAsia="Arial" w:hAnsi="Arial"/>
          <w:color w:val="ff0000"/>
          <w:sz w:val="24"/>
          <w:szCs w:val="24"/>
          <w:rtl w:val="0"/>
        </w:rPr>
        <w:t xml:space="preserve"> affecting LV hypertrophy (Velkoska et al., 2016), whereas in post-infarction and pressure-overload models </w:t>
      </w:r>
      <w:r w:rsidDel="00000000" w:rsidR="00000000" w:rsidRPr="00000000">
        <w:rPr>
          <w:rFonts w:ascii="Arial" w:cs="Arial" w:eastAsia="Arial" w:hAnsi="Arial"/>
          <w:b w:val="1"/>
          <w:bCs w:val="1"/>
          <w:color w:val="ff0000"/>
          <w:sz w:val="24"/>
          <w:szCs w:val="24"/>
          <w:rtl w:val="0"/>
        </w:rPr>
        <w:t xml:space="preserve">both parameters were improved</w:t>
      </w:r>
      <w:r w:rsidDel="00000000" w:rsidR="00000000" w:rsidRPr="00000000">
        <w:rPr>
          <w:rFonts w:ascii="Arial" w:cs="Arial" w:eastAsia="Arial" w:hAnsi="Arial"/>
          <w:color w:val="ff0000"/>
          <w:sz w:val="24"/>
          <w:szCs w:val="24"/>
          <w:rtl w:val="0"/>
        </w:rPr>
        <w:t xml:space="preserve"> (Macedo et al., 2016; Qi et al., 2013). </w:t>
      </w:r>
      <w:r w:rsidDel="00000000" w:rsidR="00000000" w:rsidRPr="00000000">
        <w:rPr>
          <w:rFonts w:ascii="Arial" w:cs="Arial" w:eastAsia="Arial" w:hAnsi="Arial"/>
          <w:b w:val="1"/>
          <w:bCs w:val="1"/>
          <w:color w:val="ff0000"/>
          <w:sz w:val="24"/>
          <w:szCs w:val="24"/>
          <w:rtl w:val="0"/>
        </w:rPr>
        <w:t xml:space="preserve">The contribution of etiology, dose, and treatment duration to this discrepancy has not been determined and can be addressed by comparing standardized dosing regimens across models with matched hypertrophy and fibrosis endpoints.</w:t>
      </w:r>
    </w:p>
    <w:p w:rsidR="00000000" w:rsidDel="00000000" w:rsidP="00000000" w:rsidRDefault="00000000" w:rsidRPr="00000000" w14:paraId="0000004D">
      <w:pPr>
        <w:spacing w:after="240" w:before="240" w:line="360" w:lineRule="auto"/>
        <w:jc w:val="both"/>
        <w:rPr>
          <w:rFonts w:ascii="Arial" w:cs="Arial" w:eastAsia="Arial" w:hAnsi="Arial"/>
          <w:color w:val="ff0000"/>
          <w:sz w:val="24"/>
          <w:szCs w:val="24"/>
        </w:rPr>
      </w:pPr>
      <w:r w:rsidDel="00000000" w:rsidR="00000000" w:rsidRPr="00000000">
        <w:rPr>
          <w:rFonts w:ascii="Arial" w:cs="Arial" w:eastAsia="Arial" w:hAnsi="Arial"/>
          <w:b w:val="1"/>
          <w:bCs w:val="1"/>
          <w:color w:val="ff0000"/>
          <w:sz w:val="24"/>
          <w:szCs w:val="24"/>
          <w:rtl w:val="0"/>
        </w:rPr>
        <w:t xml:space="preserve">A further limitation concerns the interpretation of experiments in which ACE2 itself is manipulated.</w:t>
      </w:r>
      <w:r w:rsidDel="00000000" w:rsidR="00000000" w:rsidRPr="00000000">
        <w:rPr>
          <w:rFonts w:ascii="Arial" w:cs="Arial" w:eastAsia="Arial" w:hAnsi="Arial"/>
          <w:color w:val="ff0000"/>
          <w:sz w:val="24"/>
          <w:szCs w:val="24"/>
          <w:rtl w:val="0"/>
        </w:rPr>
        <w:t xml:space="preserve"> ACE2 occupies a branch point in the cascade, so that any intervention </w:t>
      </w:r>
      <w:r w:rsidDel="00000000" w:rsidR="00000000" w:rsidRPr="00000000">
        <w:rPr>
          <w:rFonts w:ascii="Arial" w:cs="Arial" w:eastAsia="Arial" w:hAnsi="Arial"/>
          <w:b w:val="1"/>
          <w:bCs w:val="1"/>
          <w:color w:val="ff0000"/>
          <w:sz w:val="24"/>
          <w:szCs w:val="24"/>
          <w:rtl w:val="0"/>
        </w:rPr>
        <w:t xml:space="preserve">altering</w:t>
      </w:r>
      <w:r w:rsidDel="00000000" w:rsidR="00000000" w:rsidRPr="00000000">
        <w:rPr>
          <w:rFonts w:ascii="Arial" w:cs="Arial" w:eastAsia="Arial" w:hAnsi="Arial"/>
          <w:color w:val="ff0000"/>
          <w:sz w:val="24"/>
          <w:szCs w:val="24"/>
          <w:rtl w:val="0"/>
        </w:rPr>
        <w:t xml:space="preserve"> its activity simultaneously </w:t>
      </w:r>
      <w:r w:rsidDel="00000000" w:rsidR="00000000" w:rsidRPr="00000000">
        <w:rPr>
          <w:rFonts w:ascii="Arial" w:cs="Arial" w:eastAsia="Arial" w:hAnsi="Arial"/>
          <w:b w:val="1"/>
          <w:bCs w:val="1"/>
          <w:color w:val="ff0000"/>
          <w:sz w:val="24"/>
          <w:szCs w:val="24"/>
          <w:rtl w:val="0"/>
        </w:rPr>
        <w:t xml:space="preserve">reduces</w:t>
      </w:r>
      <w:r w:rsidDel="00000000" w:rsidR="00000000" w:rsidRPr="00000000">
        <w:rPr>
          <w:rFonts w:ascii="Arial" w:cs="Arial" w:eastAsia="Arial" w:hAnsi="Arial"/>
          <w:color w:val="ff0000"/>
          <w:sz w:val="24"/>
          <w:szCs w:val="24"/>
          <w:rtl w:val="0"/>
        </w:rPr>
        <w:t xml:space="preserve"> Ang II and </w:t>
      </w:r>
      <w:r w:rsidDel="00000000" w:rsidR="00000000" w:rsidRPr="00000000">
        <w:rPr>
          <w:rFonts w:ascii="Arial" w:cs="Arial" w:eastAsia="Arial" w:hAnsi="Arial"/>
          <w:b w:val="1"/>
          <w:bCs w:val="1"/>
          <w:color w:val="ff0000"/>
          <w:sz w:val="24"/>
          <w:szCs w:val="24"/>
          <w:rtl w:val="0"/>
        </w:rPr>
        <w:t xml:space="preserve">increases</w:t>
      </w:r>
      <w:r w:rsidDel="00000000" w:rsidR="00000000" w:rsidRPr="00000000">
        <w:rPr>
          <w:rFonts w:ascii="Arial" w:cs="Arial" w:eastAsia="Arial" w:hAnsi="Arial"/>
          <w:color w:val="ff0000"/>
          <w:sz w:val="24"/>
          <w:szCs w:val="24"/>
          <w:rtl w:val="0"/>
        </w:rPr>
        <w:t xml:space="preserve"> Ang-(1–7). A protective phenotype is therefore compatible with removal of an AT1-mediated prohypertrophic stimulus, with addition of Mas-mediated signaling, or with both, and </w:t>
      </w:r>
      <w:r w:rsidDel="00000000" w:rsidR="00000000" w:rsidRPr="00000000">
        <w:rPr>
          <w:rFonts w:ascii="Arial" w:cs="Arial" w:eastAsia="Arial" w:hAnsi="Arial"/>
          <w:b w:val="1"/>
          <w:bCs w:val="1"/>
          <w:color w:val="ff0000"/>
          <w:sz w:val="24"/>
          <w:szCs w:val="24"/>
          <w:rtl w:val="0"/>
        </w:rPr>
        <w:t xml:space="preserve">current data do not discriminate between these possibilities. Attenuation</w:t>
      </w:r>
      <w:r w:rsidDel="00000000" w:rsidR="00000000" w:rsidRPr="00000000">
        <w:rPr>
          <w:rFonts w:ascii="Arial" w:cs="Arial" w:eastAsia="Arial" w:hAnsi="Arial"/>
          <w:color w:val="ff0000"/>
          <w:sz w:val="24"/>
          <w:szCs w:val="24"/>
          <w:rtl w:val="0"/>
        </w:rPr>
        <w:t xml:space="preserve"> or abolition of ACE2-dependent effects by the Mas antagonist A-779 (Dong et al., 2008; Guo et al., 2008)</w:t>
      </w:r>
      <w:r w:rsidDel="00000000" w:rsidR="00000000" w:rsidRPr="00000000">
        <w:rPr>
          <w:rFonts w:ascii="Arial" w:cs="Arial" w:eastAsia="Arial" w:hAnsi="Arial"/>
          <w:b w:val="1"/>
          <w:bCs w:val="1"/>
          <w:color w:val="ff0000"/>
          <w:sz w:val="24"/>
          <w:szCs w:val="24"/>
          <w:rtl w:val="0"/>
        </w:rPr>
        <w:t xml:space="preserve">, together with</w:t>
      </w:r>
      <w:r w:rsidDel="00000000" w:rsidR="00000000" w:rsidRPr="00000000">
        <w:rPr>
          <w:rFonts w:ascii="Arial" w:cs="Arial" w:eastAsia="Arial" w:hAnsi="Arial"/>
          <w:color w:val="ff0000"/>
          <w:sz w:val="24"/>
          <w:szCs w:val="24"/>
          <w:rtl w:val="0"/>
        </w:rPr>
        <w:t xml:space="preserve"> the phenotype of Mas-deficient animals </w:t>
      </w:r>
      <w:r w:rsidDel="00000000" w:rsidR="00000000" w:rsidRPr="00000000">
        <w:rPr>
          <w:rFonts w:ascii="Arial" w:cs="Arial" w:eastAsia="Arial" w:hAnsi="Arial"/>
          <w:b w:val="1"/>
          <w:bCs w:val="1"/>
          <w:color w:val="ff0000"/>
          <w:sz w:val="24"/>
          <w:szCs w:val="24"/>
          <w:rtl w:val="0"/>
        </w:rPr>
        <w:t xml:space="preserve">described below, supports a receptor-mediated component. Conversely, the exacerbated remodeling produced by</w:t>
      </w:r>
      <w:r w:rsidDel="00000000" w:rsidR="00000000" w:rsidRPr="00000000">
        <w:rPr>
          <w:rFonts w:ascii="Arial" w:cs="Arial" w:eastAsia="Arial" w:hAnsi="Arial"/>
          <w:color w:val="ff0000"/>
          <w:sz w:val="24"/>
          <w:szCs w:val="24"/>
          <w:rtl w:val="0"/>
        </w:rPr>
        <w:t xml:space="preserve"> ACE2 inhibition in Ren-2 rats </w:t>
      </w:r>
      <w:r w:rsidDel="00000000" w:rsidR="00000000" w:rsidRPr="00000000">
        <w:rPr>
          <w:rFonts w:ascii="Arial" w:cs="Arial" w:eastAsia="Arial" w:hAnsi="Arial"/>
          <w:b w:val="1"/>
          <w:bCs w:val="1"/>
          <w:color w:val="ff0000"/>
          <w:sz w:val="24"/>
          <w:szCs w:val="24"/>
          <w:rtl w:val="0"/>
        </w:rPr>
        <w:t xml:space="preserve">was</w:t>
      </w:r>
      <w:r w:rsidDel="00000000" w:rsidR="00000000" w:rsidRPr="00000000">
        <w:rPr>
          <w:rFonts w:ascii="Arial" w:cs="Arial" w:eastAsia="Arial" w:hAnsi="Arial"/>
          <w:color w:val="ff0000"/>
          <w:sz w:val="24"/>
          <w:szCs w:val="24"/>
          <w:rtl w:val="0"/>
        </w:rPr>
        <w:t xml:space="preserve"> attributed to cardiac Ang II accumulation (Trask et al., 2010)</w:t>
      </w:r>
      <w:r w:rsidDel="00000000" w:rsidR="00000000" w:rsidRPr="00000000">
        <w:rPr>
          <w:rFonts w:ascii="Arial" w:cs="Arial" w:eastAsia="Arial" w:hAnsi="Arial"/>
          <w:b w:val="1"/>
          <w:bCs w:val="1"/>
          <w:color w:val="ff0000"/>
          <w:sz w:val="24"/>
          <w:szCs w:val="24"/>
          <w:rtl w:val="0"/>
        </w:rPr>
        <w:t xml:space="preserve">, consistent with a substrate-withdrawal mechanism. Mas antagonism reduces but does not resolve</w:t>
      </w:r>
      <w:r w:rsidDel="00000000" w:rsidR="00000000" w:rsidRPr="00000000">
        <w:rPr>
          <w:rFonts w:ascii="Arial" w:cs="Arial" w:eastAsia="Arial" w:hAnsi="Arial"/>
          <w:color w:val="ff0000"/>
          <w:sz w:val="24"/>
          <w:szCs w:val="24"/>
          <w:rtl w:val="0"/>
        </w:rPr>
        <w:t xml:space="preserve"> this ambiguity, since attenuation is usually partial, </w:t>
      </w:r>
      <w:r w:rsidDel="00000000" w:rsidR="00000000" w:rsidRPr="00000000">
        <w:rPr>
          <w:rFonts w:ascii="Arial" w:cs="Arial" w:eastAsia="Arial" w:hAnsi="Arial"/>
          <w:b w:val="1"/>
          <w:bCs w:val="1"/>
          <w:color w:val="ff0000"/>
          <w:sz w:val="24"/>
          <w:szCs w:val="24"/>
          <w:rtl w:val="0"/>
        </w:rPr>
        <w:t xml:space="preserve">which is</w:t>
      </w:r>
      <w:r w:rsidDel="00000000" w:rsidR="00000000" w:rsidRPr="00000000">
        <w:rPr>
          <w:rFonts w:ascii="Arial" w:cs="Arial" w:eastAsia="Arial" w:hAnsi="Arial"/>
          <w:color w:val="ff0000"/>
          <w:sz w:val="24"/>
          <w:szCs w:val="24"/>
          <w:rtl w:val="0"/>
        </w:rPr>
        <w:t xml:space="preserve"> compatible with a mixed mechanism, and since </w:t>
      </w:r>
      <w:r w:rsidDel="00000000" w:rsidR="00000000" w:rsidRPr="00000000">
        <w:rPr>
          <w:rFonts w:ascii="Arial" w:cs="Arial" w:eastAsia="Arial" w:hAnsi="Arial"/>
          <w:b w:val="1"/>
          <w:bCs w:val="1"/>
          <w:color w:val="ff0000"/>
          <w:sz w:val="24"/>
          <w:szCs w:val="24"/>
          <w:rtl w:val="0"/>
        </w:rPr>
        <w:t xml:space="preserve">the selectivity of A-779 is limited. Discriminating between these mechanisms</w:t>
      </w:r>
      <w:r w:rsidDel="00000000" w:rsidR="00000000" w:rsidRPr="00000000">
        <w:rPr>
          <w:rFonts w:ascii="Arial" w:cs="Arial" w:eastAsia="Arial" w:hAnsi="Arial"/>
          <w:color w:val="ff0000"/>
          <w:sz w:val="24"/>
          <w:szCs w:val="24"/>
          <w:rtl w:val="0"/>
        </w:rPr>
        <w:t xml:space="preserve"> will require receptor-selective and biased Mas and MrgD agonists, together with conditional, cell-type–specific ACE2 and Mas models </w:t>
      </w:r>
      <w:r w:rsidDel="00000000" w:rsidR="00000000" w:rsidRPr="00000000">
        <w:rPr>
          <w:rFonts w:ascii="Arial" w:cs="Arial" w:eastAsia="Arial" w:hAnsi="Arial"/>
          <w:b w:val="1"/>
          <w:bCs w:val="1"/>
          <w:color w:val="ff0000"/>
          <w:sz w:val="24"/>
          <w:szCs w:val="24"/>
          <w:rtl w:val="0"/>
        </w:rPr>
        <w:t xml:space="preserve">that dissociate peptide availability from receptor signaling</w:t>
      </w:r>
      <w:r w:rsidDel="00000000" w:rsidR="00000000" w:rsidRPr="00000000">
        <w:rPr>
          <w:rFonts w:ascii="Arial" w:cs="Arial" w:eastAsia="Arial" w:hAnsi="Arial"/>
          <w:color w:val="ff0000"/>
          <w:sz w:val="24"/>
          <w:szCs w:val="24"/>
          <w:rtl w:val="0"/>
        </w:rPr>
        <w:t xml:space="preserve">. Until such data are </w:t>
      </w:r>
      <w:r w:rsidDel="00000000" w:rsidR="00000000" w:rsidRPr="00000000">
        <w:rPr>
          <w:rFonts w:ascii="Arial" w:cs="Arial" w:eastAsia="Arial" w:hAnsi="Arial"/>
          <w:b w:val="1"/>
          <w:bCs w:val="1"/>
          <w:color w:val="ff0000"/>
          <w:sz w:val="24"/>
          <w:szCs w:val="24"/>
          <w:rtl w:val="0"/>
        </w:rPr>
        <w:t xml:space="preserve">obtained, results from ACE2 manipulation should be interpreted as evidence</w:t>
      </w:r>
      <w:r w:rsidDel="00000000" w:rsidR="00000000" w:rsidRPr="00000000">
        <w:rPr>
          <w:rFonts w:ascii="Arial" w:cs="Arial" w:eastAsia="Arial" w:hAnsi="Arial"/>
          <w:color w:val="ff0000"/>
          <w:sz w:val="24"/>
          <w:szCs w:val="24"/>
          <w:rtl w:val="0"/>
        </w:rPr>
        <w:t xml:space="preserve"> for the axis as a whole rather than for Ang-(1–7)/Mas signaling specifically.</w:t>
      </w:r>
    </w:p>
    <w:p w:rsidR="00000000" w:rsidDel="00000000" w:rsidP="00000000" w:rsidRDefault="00000000" w:rsidRPr="00000000" w14:paraId="0000004E">
      <w:pPr>
        <w:spacing w:after="240" w:before="240" w:line="360" w:lineRule="auto"/>
        <w:jc w:val="both"/>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An additional consideration applies to studies using small-molecule activators. XNT was identified by structure-based screening as a compound that increases ACE2 catalytic activity in vitro (Hernández Prada et al., 2008), and in vivo treatment with XNT or DIZE has been associated with increased cardiac ACE2 expression and Ang-(1–7) levels (Ferreira, Shenoy, et al., 2011; Qi et al., 2013). Direct activation of the isolated enzyme, however, has not been reproduced, and the hemodynamic effect of XNT persisted in ACE2-knockout mice (Esfahani et al., 2022; Haber et al., 2014). This discrepancy may reflect upregulated expression or reduced enzyme shedding rather than direct catalytic activation, and is compounded by the AT1 receptor antagonism and anti-inflammatory activity of DIZE. The mechanism of these compounds is therefore incompletely defined rather than excluded, and requires evaluation across models and doses with concurrent measurement of ACE2 activity and angiotensin peptide levels.  </w:t>
      </w:r>
    </w:p>
    <w:p w:rsidR="00000000" w:rsidDel="00000000" w:rsidP="00000000" w:rsidRDefault="00000000" w:rsidRPr="00000000" w14:paraId="0000004F">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Unlike interventions directed at ACE2, manipulations of Ang-(1–7) and Mas act downstream of the branch point discussed above and therefore permit more direct mechanistic attribution. Three lines of evidence converge. Pharmacologically, chronic Ang-(1–7) infusion preserved left ventricular function, reversed remodeling, and reduced myocyte size after myocardial infarction (Loot et al., 2002), and in SHR reduced blood pressure, left ventricular hypertrophy, hypertrophic marker expression, and fibrosis, with all effects abolished by the Mas antagonist A-779 (Pei et al., 2010); at the cellular level, the peptide inhibits cardiomyocyte growth through Mas activation (Tallant et al., 2005). Genetically, Mas deletion produces impaired cardiac function, fibrosis, and altered Ca²⁺ handling (R. A. Santos et al., 2006b), whereas transgenic overproduction of Ang-(1–7) confers resistance to isoproterenol- and Ang II–induced remodeling, including Ca²⁺ signaling dysfunction, fetal gene reactivation, GSK3β inactivation, and NFAT nuclear translocation (Gomes et al., 2010; R. A. Santos et al., 2004), and prevents hypertrophy, diastolic dysfunction, and collagen deposition in DOCA-salt hypertension (Santiago et al., 2010). Physiologically, endogenous Ang-(1–7) immunoreactivity is increased in myocytes surrounding ischemic areas (Averill et al., 2003), indicating local upregulation in response to injury. </w:t>
      </w:r>
    </w:p>
    <w:p w:rsidR="00000000" w:rsidDel="00000000" w:rsidP="00000000" w:rsidRDefault="00000000" w:rsidRPr="00000000" w14:paraId="00000050">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 important discriminant is that protection is largely independent of blood pressure. Cardiac-specific overexpression of Ang-(1–7) improved function and protected against isoproterenol-induced injury without changes in blood pressure (Ferreira et al., 2010b), and comparable dissociations have been reported in several models (de Almeida et al., 2015; Grobe et al., 2006, 2007; McCollum et al., 2012). In SHR, by contrast, blood pressure was reduced concurrently (Pei et al., 2010), so that the relative contribution of afterload reduction and of direct myocardial signaling varies with model and route of administration and has not been quantified within a single experimental design.</w:t>
      </w:r>
    </w:p>
    <w:p w:rsidR="00000000" w:rsidDel="00000000" w:rsidP="00000000" w:rsidRDefault="00000000" w:rsidRPr="00000000" w14:paraId="00000051">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Ang-(1–7) opposes prohypertrophic signaling at several nodes: attenuation of ERK1/2, p38, JNK, and c-Src phosphorylation and modulation of SHP-1 and SHP-2 activity (Giani et al., 2010; McCollum et al., 2012; Mercure et al., 2008); inhibition of TGF-β1/Smad2 signaling, demonstrated with the nonpeptide Mas agonist AVE0991 (Ferreira et al., 2007; He et al., 2010); inhibition of the calcineurin/NFAT pathway through a NO/cGMP-dependent cascade (Gomes et al., 2010), consistent with the increased NO production, AKT phosphorylation, and reduced GRK5 nuclear translocation elicited by CGEN-856S (de Almeida et al., 2015); and activation of antioxidant and anti-inflammatory programs, including nuclear FOXO3 accumulation, SOD1 and catalase upregulation, reduced ROS, and suppression of NF-κB (Senger et al., 2021). That receptor-selective nonpeptide agonists reproduce these effects strengthens the attribution to Mas rather than to peptide metabolism. However, these pathways were characterized in different species, models, and preparations, and their hierarchy, interdependence, and relative contribution to the antihypertrophic phenotype have not been tested comparatively. The reported effect on extracellular matrix turnover illustrates the difficulty: increased MMP-2 and MMP-9 activity with reduced TIMP-1 and TIMP-2 is interpreted as favoring collagen degradation (Y. Li et al., 2009; Pei et al., 2010), although the same profile is associated with adverse remodeling and chamber dilation in other settings, indicating that the functional consequence is context-dependent.</w:t>
      </w:r>
    </w:p>
    <w:p w:rsidR="00000000" w:rsidDel="00000000" w:rsidP="00000000" w:rsidRDefault="00000000" w:rsidRPr="00000000" w14:paraId="00000052">
      <w:pPr>
        <w:spacing w:after="240" w:before="24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Two limitations qualify these conclusions. First, most mechanistic work has used Ang II– or isoproterenol-driven models, so it remains undetermined whether Ang-(1–7) opposes hypertrophic growth generally or antagonizes Gq- and Gs-coupled signaling specifically. Second, the short plasma half-life of the peptide has led to widely differing delivery strategies, which limits comparison of doses and exposures across studies. Within these constraints, the antihypertrophic and antifibrotic action of the Ang-(1–7)/Mas axis in preclinical models is well supported and receptor-dependent, whereas the relative weight of the individual downstream pathways remains to be established.</w:t>
      </w:r>
    </w:p>
    <w:p w:rsidR="00000000" w:rsidDel="00000000" w:rsidP="00000000" w:rsidRDefault="00000000" w:rsidRPr="00000000" w14:paraId="00000053">
      <w:pPr>
        <w:spacing w:after="240" w:before="240" w:line="360" w:lineRule="auto"/>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0" w:line="360" w:lineRule="auto"/>
        <w:ind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0" w:line="360" w:lineRule="auto"/>
        <w:ind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0" w:line="360" w:lineRule="auto"/>
        <w:ind w:left="1985"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0" w:line="360" w:lineRule="auto"/>
        <w:ind w:left="2211" w:firstLine="0"/>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sz w:val="24"/>
          <w:szCs w:val="24"/>
          <w:rtl w:val="0"/>
        </w:rPr>
        <w:t xml:space="preserve">3.1.2 </w:t>
      </w:r>
      <w:r w:rsidDel="00000000" w:rsidR="00000000" w:rsidRPr="00000000">
        <w:rPr>
          <w:rFonts w:ascii="Arial" w:cs="Arial" w:eastAsia="Arial" w:hAnsi="Arial"/>
          <w:b w:val="1"/>
          <w:bCs w:val="1"/>
          <w:color w:val="000000"/>
          <w:sz w:val="24"/>
          <w:szCs w:val="24"/>
          <w:rtl w:val="0"/>
        </w:rPr>
        <w:t xml:space="preserve">Alamandine prevents </w:t>
      </w:r>
      <w:r w:rsidDel="00000000" w:rsidR="00000000" w:rsidRPr="00000000">
        <w:rPr>
          <w:rFonts w:ascii="Arial" w:cs="Arial" w:eastAsia="Arial" w:hAnsi="Arial"/>
          <w:b w:val="1"/>
          <w:bCs w:val="1"/>
          <w:sz w:val="24"/>
          <w:szCs w:val="24"/>
          <w:rtl w:val="0"/>
        </w:rPr>
        <w:t xml:space="preserve">cardiac </w:t>
      </w:r>
      <w:r w:rsidDel="00000000" w:rsidR="00000000" w:rsidRPr="00000000">
        <w:rPr>
          <w:rFonts w:ascii="Arial" w:cs="Arial" w:eastAsia="Arial" w:hAnsi="Arial"/>
          <w:b w:val="1"/>
          <w:bCs w:val="1"/>
          <w:color w:val="000000"/>
          <w:sz w:val="24"/>
          <w:szCs w:val="24"/>
          <w:rtl w:val="0"/>
        </w:rPr>
        <w:t xml:space="preserve">hypertrophy</w:t>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0" w:line="360" w:lineRule="auto"/>
        <w:ind w:left="144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9">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Alamandine differs from Ang-(1–7) by a single N-terminal residue, an alanine in place of aspartate, yet signals preferentially through MrgD rather than Mas while producing broadly comparable cardiovascular effects (Lautner et al., 2013). In neonatal rat cardiomyocytes, alamandine prevented Ang II–induced hypertrophic growth and Myh7 reactivation, and these effects were abolished by the MrgD antagonist D-Pro7-Ang-(1–7) but not by A-779 (Jesus et al., 2018), establishing that the response is MrgD-dependent and not attributable to residual Mas activation. In vivo, protection has been reported across mechanistically distinct etiologies, including transverse aortic constriction, spontaneous hypertension, post-infarction heart failure, and neonatal hyperoxia, with reduced cardiomyocyte hypertrophy, decreased collagen deposition, and improved ventricular function (Bertagnolli et al., 2022; M. M. Silva et al., 2021; L. Wang et al., 2019; K. Zhao et al., 2022). As with Ang-(1–7), the effect is dissociable from afterload: structural and functional improvement occurred in hypertensive rats without reduction in blood pressure (L. Wang et al., 2019). </w:t>
      </w:r>
    </w:p>
    <w:p w:rsidR="00000000" w:rsidDel="00000000" w:rsidP="00000000" w:rsidRDefault="00000000" w:rsidRPr="00000000" w14:paraId="0000005A">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proposed antihypertrophic mechanism centers on AMPK. Alamandine increased AMPKα phosphorylation in cultured cardiomyocytes and in ventricular myocytes from hypertensive TGR(mREN2)27 rats (Jesus et al., 2018, 2020), and prevented the fall in AMPKα phosphorylation induced by transverse aortic constriction (M. M. Silva et al., 2021); sustained AMPK activation is itself sufficient to attenuate pressure overload–induced hypertrophy through NFAT, NF-κB, and MAPK signaling (H. Li et al., 2007), which provides a plausible route from receptor to phenotype. </w:t>
      </w:r>
      <w:r w:rsidDel="00000000" w:rsidR="00000000" w:rsidRPr="00000000">
        <w:rPr>
          <w:rFonts w:ascii="Arial" w:cs="Arial" w:eastAsia="Arial" w:hAnsi="Arial"/>
          <w:sz w:val="24"/>
          <w:szCs w:val="24"/>
          <w:rtl w:val="0"/>
        </w:rPr>
        <w:t xml:space="preserve">In addition to AMPK, modulation of the AKT pathway has also been implicated, as alamandine treatment reduced Akt phosphorylation in hypertensive hearts, suggesting inhibition of pro-hypertrophic signaling cascades (L. Wang et al., 2019)</w:t>
      </w:r>
      <w:r w:rsidDel="00000000" w:rsidR="00000000" w:rsidRPr="00000000">
        <w:rPr>
          <w:rFonts w:ascii="Arial" w:cs="Arial" w:eastAsia="Arial" w:hAnsi="Arial"/>
          <w:sz w:val="24"/>
          <w:szCs w:val="24"/>
          <w:rtl w:val="0"/>
        </w:rPr>
        <w:t xml:space="preserve">. Alamandine additionally attenuated expression of TGF-β, connective tissue growth factor, matrix metalloproteinases, and collagen, and reduced oxidative stress (M. M. Silva et al., 2021; L. Wang et al., 2019; K. Zhao et al., 2022), although these downstream markers were assessed independently and their sequence relative to AMPK activation is undetermined. These findings from cellular and animal models demonstrate that alamandine exerts antihypertrophic and antifibrotic effects in the heart, acting predominantly through MrgD to modulate key remodeling pathways, and support the concept that the alamandine/MrgD axis constitutes an additional protective arm of the RAS. </w:t>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0" w:line="360" w:lineRule="auto"/>
        <w:ind w:left="288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5C">
      <w:pPr>
        <w:numPr>
          <w:ilvl w:val="1"/>
          <w:numId w:val="1"/>
        </w:numPr>
        <w:pBdr>
          <w:top w:space="0" w:sz="0" w:val="nil"/>
          <w:left w:space="0" w:sz="0" w:val="nil"/>
          <w:bottom w:space="0" w:sz="0" w:val="nil"/>
          <w:right w:space="0" w:sz="0" w:val="nil"/>
          <w:between w:space="0" w:sz="0" w:val="nil"/>
        </w:pBdr>
        <w:ind w:left="1134" w:hanging="567"/>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Involvement of RAS in right ventricular hypertrophy</w:t>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0" w:line="360" w:lineRule="auto"/>
        <w:ind w:left="144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Right ventricular hypertrophy (RVH) most commonly develops secondary to PH, although it may also occur in congenital and arrhythmogenic heart diseases </w:t>
      </w:r>
      <w:r w:rsidDel="00000000" w:rsidR="00000000" w:rsidRPr="00000000">
        <w:rPr>
          <w:rFonts w:ascii="Arial" w:cs="Arial" w:eastAsia="Arial" w:hAnsi="Arial"/>
          <w:color w:val="000000"/>
          <w:sz w:val="24"/>
          <w:szCs w:val="24"/>
          <w:rtl w:val="0"/>
        </w:rPr>
        <w:t xml:space="preserve">(Guimaron et al., 2018; Smith et al., 2025)</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5F">
      <w:pPr>
        <w:spacing w:after="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Increased expression of RAS components has been reported in RVH in preclinical models and clinical studies of PH. The RVH and RV dysfunction have increased levels of renin, angiotensinogen, and ACE, which are associated with disease progression and higher mortality </w:t>
      </w:r>
      <w:r w:rsidDel="00000000" w:rsidR="00000000" w:rsidRPr="00000000">
        <w:rPr>
          <w:rFonts w:ascii="Arial" w:cs="Arial" w:eastAsia="Arial" w:hAnsi="Arial"/>
          <w:color w:val="000000"/>
          <w:sz w:val="24"/>
          <w:szCs w:val="24"/>
          <w:rtl w:val="0"/>
        </w:rPr>
        <w:t xml:space="preserve">(Orte et al., 2000; Park et al., 2001)</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60">
      <w:pPr>
        <w:spacing w:after="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ACE2 is expressed throughout the RV, including the myocardium, epicardium, and endocardium (Johnson et al., 2011), supporting the existence of a local regulatory axis in this chamber. The ACE2/Ang-(1–7)/Mas axis functions as a key counterregulatory pathway within the RAS, exerting protective effects against RVH and dysfunction. The activation of this axis confers significant cardioprotection in models of PH </w:t>
      </w:r>
      <w:r w:rsidDel="00000000" w:rsidR="00000000" w:rsidRPr="00000000">
        <w:rPr>
          <w:rFonts w:ascii="Arial" w:cs="Arial" w:eastAsia="Arial" w:hAnsi="Arial"/>
          <w:color w:val="000000"/>
          <w:sz w:val="24"/>
          <w:szCs w:val="24"/>
          <w:rtl w:val="0"/>
        </w:rPr>
        <w:t xml:space="preserve">(</w:t>
      </w:r>
      <w:r w:rsidDel="00000000" w:rsidR="00000000" w:rsidRPr="00000000">
        <w:rPr>
          <w:rFonts w:ascii="Arial" w:cs="Arial" w:eastAsia="Arial" w:hAnsi="Arial"/>
          <w:color w:val="000000"/>
          <w:sz w:val="24"/>
          <w:szCs w:val="24"/>
          <w:rtl w:val="0"/>
        </w:rPr>
        <w:t xml:space="preserve">Johnson et al., 2011</w:t>
      </w:r>
      <w:r w:rsidDel="00000000" w:rsidR="00000000" w:rsidRPr="00000000">
        <w:rPr>
          <w:rFonts w:ascii="Arial" w:cs="Arial" w:eastAsia="Arial" w:hAnsi="Arial"/>
          <w:color w:val="000000"/>
          <w:sz w:val="24"/>
          <w:szCs w:val="24"/>
          <w:rtl w:val="0"/>
        </w:rPr>
        <w:t xml:space="preserve">)</w:t>
      </w:r>
      <w:r w:rsidDel="00000000" w:rsidR="00000000" w:rsidRPr="00000000">
        <w:rPr>
          <w:rFonts w:ascii="Arial" w:cs="Arial" w:eastAsia="Arial" w:hAnsi="Arial"/>
          <w:sz w:val="24"/>
          <w:szCs w:val="24"/>
          <w:rtl w:val="0"/>
        </w:rPr>
        <w:t xml:space="preserve">. Studies </w:t>
      </w:r>
      <w:r w:rsidDel="00000000" w:rsidR="00000000" w:rsidRPr="00000000">
        <w:rPr>
          <w:rFonts w:ascii="Arial" w:cs="Arial" w:eastAsia="Arial" w:hAnsi="Arial"/>
          <w:sz w:val="24"/>
          <w:szCs w:val="24"/>
          <w:rtl w:val="0"/>
        </w:rPr>
        <w:t xml:space="preserve">with monocrotaline-induced PH have shown that activation of ACE2 with XNT or DIZE reduced RVH and fibrosis whose</w:t>
      </w:r>
      <w:r w:rsidDel="00000000" w:rsidR="00000000" w:rsidRPr="00000000">
        <w:rPr>
          <w:rFonts w:ascii="Arial" w:cs="Arial" w:eastAsia="Arial" w:hAnsi="Arial"/>
          <w:sz w:val="24"/>
          <w:szCs w:val="24"/>
          <w:rtl w:val="0"/>
        </w:rPr>
        <w:t xml:space="preserve"> effects were associated with downregulation of key components of the classical RAS axis, including renin, ACE, angiotensinogen, and AT</w:t>
      </w:r>
      <w:r w:rsidDel="00000000" w:rsidR="00000000" w:rsidRPr="00000000">
        <w:rPr>
          <w:rFonts w:ascii="Arial" w:cs="Arial" w:eastAsia="Arial" w:hAnsi="Arial"/>
          <w:sz w:val="24"/>
          <w:szCs w:val="24"/>
          <w:vertAlign w:val="subscript"/>
          <w:rtl w:val="0"/>
        </w:rPr>
        <w:t xml:space="preserve">1</w:t>
      </w:r>
      <w:r w:rsidDel="00000000" w:rsidR="00000000" w:rsidRPr="00000000">
        <w:rPr>
          <w:rFonts w:ascii="Arial" w:cs="Arial" w:eastAsia="Arial" w:hAnsi="Arial"/>
          <w:sz w:val="24"/>
          <w:szCs w:val="24"/>
          <w:rtl w:val="0"/>
        </w:rPr>
        <w:t xml:space="preserve"> receptors, as well as decreased expression of proinflammatory cytokines. </w:t>
      </w:r>
      <w:r w:rsidDel="00000000" w:rsidR="00000000" w:rsidRPr="00000000">
        <w:rPr>
          <w:rFonts w:ascii="Arial" w:cs="Arial" w:eastAsia="Arial" w:hAnsi="Arial"/>
          <w:sz w:val="24"/>
          <w:szCs w:val="24"/>
          <w:rtl w:val="0"/>
        </w:rPr>
        <w:t xml:space="preserve">In parallel, ACE2 activation increased the expression of the anti-inflammatory cytokine IL-10 and the Mas receptor, reinforcing the shift toward a protective RAS profile (Ferreira et al., 2009; Shenoy et al., 2013).</w:t>
      </w:r>
    </w:p>
    <w:p w:rsidR="00000000" w:rsidDel="00000000" w:rsidP="00000000" w:rsidRDefault="00000000" w:rsidRPr="00000000" w14:paraId="00000061">
      <w:pPr>
        <w:spacing w:after="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Consistent with these findings, interventions acting directly on the peptide or the receptor produced comparable outcomes. Lentiviral-mediated overexpression of Ang-(1–7) reduced right ventricular systolic pressure (RVSP), attenuated RVH, and decreased fibrosis in experimental PH, and these effects were abolished by Mas receptor blockade with A-779 (Shenoy et al., 2010). Ang-(1–7) administration under hypoxic conditions attenuated increases in RVSP and RVH (Montezano et al., 2025), and transgenic rats [TGR(A1-7)3292] overexpressing circulating Ang-(1–7) exhibited reduced RVH and fibrosis when subjected to volume overload induced by an aortocaval fistula (Sykora et al., 2023).  </w:t>
        <w:tab/>
      </w:r>
      <w:r w:rsidDel="00000000" w:rsidR="00000000" w:rsidRPr="00000000">
        <w:rPr>
          <w:rtl w:val="0"/>
        </w:rPr>
      </w:r>
    </w:p>
    <w:p w:rsidR="00000000" w:rsidDel="00000000" w:rsidP="00000000" w:rsidRDefault="00000000" w:rsidRPr="00000000" w14:paraId="00000062">
      <w:pPr>
        <w:spacing w:after="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These findings indicate that activation of the ACE2/Ang-(1–7)/Mas axis mitigates right ventricular remodeling through coordinated anti-hypertrophic, anti-fibrotic, and anti-inflammatory mechanisms. This evidence reinforces the concept that, similar to the LV, the balance between the classical and counterregulatory RAS axes is a critical determinant of right ventricular adaptation to pathological stress.</w:t>
      </w:r>
    </w:p>
    <w:p w:rsidR="00000000" w:rsidDel="00000000" w:rsidP="00000000" w:rsidRDefault="00000000" w:rsidRPr="00000000" w14:paraId="00000063">
      <w:pPr>
        <w:spacing w:after="0" w:line="360" w:lineRule="auto"/>
        <w:ind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4">
      <w:pPr>
        <w:numPr>
          <w:ilvl w:val="1"/>
          <w:numId w:val="1"/>
        </w:numPr>
        <w:pBdr>
          <w:top w:space="0" w:sz="0" w:val="nil"/>
          <w:left w:space="0" w:sz="0" w:val="nil"/>
          <w:bottom w:space="0" w:sz="0" w:val="nil"/>
          <w:right w:space="0" w:sz="0" w:val="nil"/>
          <w:between w:space="0" w:sz="0" w:val="nil"/>
        </w:pBdr>
        <w:spacing w:after="0" w:line="360" w:lineRule="auto"/>
        <w:ind w:left="1134" w:hanging="567"/>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Role of the ACE2/Ang-(1–7)/Mas axis in physiological hypertrophy</w:t>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6">
      <w:pPr>
        <w:numPr>
          <w:ilvl w:val="2"/>
          <w:numId w:val="1"/>
        </w:numPr>
        <w:pBdr>
          <w:top w:space="0" w:sz="0" w:val="nil"/>
          <w:left w:space="0" w:sz="0" w:val="nil"/>
          <w:bottom w:space="0" w:sz="0" w:val="nil"/>
          <w:right w:space="0" w:sz="0" w:val="nil"/>
          <w:between w:space="0" w:sz="0" w:val="nil"/>
        </w:pBdr>
        <w:spacing w:after="0" w:line="360" w:lineRule="auto"/>
        <w:ind w:left="1985" w:hanging="794"/>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Exercise</w:t>
      </w:r>
      <w:r w:rsidDel="00000000" w:rsidR="00000000" w:rsidRPr="00000000">
        <w:rPr>
          <w:rFonts w:ascii="Arial" w:cs="Arial" w:eastAsia="Arial" w:hAnsi="Arial"/>
          <w:b w:val="1"/>
          <w:bCs w:val="1"/>
          <w:color w:val="000000"/>
          <w:sz w:val="24"/>
          <w:szCs w:val="24"/>
          <w:rtl w:val="0"/>
        </w:rPr>
        <w:t xml:space="preserve">-</w:t>
      </w:r>
      <w:r w:rsidDel="00000000" w:rsidR="00000000" w:rsidRPr="00000000">
        <w:rPr>
          <w:rFonts w:ascii="Arial" w:cs="Arial" w:eastAsia="Arial" w:hAnsi="Arial"/>
          <w:b w:val="1"/>
          <w:bCs w:val="1"/>
          <w:sz w:val="24"/>
          <w:szCs w:val="24"/>
          <w:rtl w:val="0"/>
        </w:rPr>
        <w:t xml:space="preserve">induced hypertrophy</w:t>
      </w: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0" w:line="360" w:lineRule="auto"/>
        <w:ind w:left="1985"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68">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Left ventricular hypertrophy induced by aerobic exercise training is a well-established form of physiological remodeling, characterized by preserved or improved cardiac function, balanced cardiomyocyte growth, and absence of excessive fibrosis (Nakamura &amp; Sadoshima, 2018). Several lines of evidence indicate that the ACE2/Ang-(1–7)/Mas axis participates in this adaptive process (Fernandes et al., 2011; Gomes-Filho et al., 2008; Motta-Santos et al., 2016; C. N. de F. Silva et al., 2024; Soares et al., 2019), extending the relevance of the protective arm of the RAS beyond pathological settings.</w:t>
      </w:r>
    </w:p>
    <w:p w:rsidR="00000000" w:rsidDel="00000000" w:rsidP="00000000" w:rsidRDefault="00000000" w:rsidRPr="00000000" w14:paraId="00000069">
      <w:pPr>
        <w:spacing w:after="240" w:before="240" w:line="360" w:lineRule="auto"/>
        <w:jc w:val="both"/>
        <w:rPr>
          <w:rFonts w:ascii="Arial" w:cs="Arial" w:eastAsia="Arial" w:hAnsi="Arial"/>
          <w:color w:val="ff0000"/>
          <w:sz w:val="24"/>
          <w:szCs w:val="24"/>
        </w:rPr>
      </w:pPr>
      <w:r w:rsidDel="00000000" w:rsidR="00000000" w:rsidRPr="00000000">
        <w:rPr>
          <w:rFonts w:ascii="Arial" w:cs="Arial" w:eastAsia="Arial" w:hAnsi="Arial"/>
          <w:sz w:val="24"/>
          <w:szCs w:val="24"/>
          <w:rtl w:val="0"/>
        </w:rPr>
        <w:t xml:space="preserve">Genetic and pharmacological manipulations dissociate two distinct contributions of the axis. ACE2-deficient mice subjected to voluntary running failed to develop the increases in heart mass and left ventricular weight observed in wild-type animals, in which Mas receptor expression rose in the LV (Motta-Santos et al., 2016). Mas-deficient mice, by contrast, developed cardiomyocyte hypertrophy comparable to wild-type after training but showed  markedly increased collagen I and III expression, and the training-induced rise in left ventricular Ang-(1–7) occurred only in wild-type animals despite a comparable increase in circulating levels (Guimarães et al., 2012). Pharmacological blockade with A-779 likewise prevented exercise-induced cardiomyocyte hypertrophy, increased collagen deposition, and produced ultrastructural degeneration including atrophic myofibrils, altered mitochondrial morphology, and cytoplasmic regions devoid of organelles (C. N. de F. Silva et al., 2024). ACE2 deletion therefore abolishes the growth response, whereas Mas deletion preserves its magnitude and degrades its quality.</w:t>
      </w:r>
      <w:r w:rsidDel="00000000" w:rsidR="00000000" w:rsidRPr="00000000">
        <w:rPr>
          <w:rFonts w:ascii="Arial" w:cs="Arial" w:eastAsia="Arial" w:hAnsi="Arial"/>
          <w:color w:val="ff0000"/>
          <w:sz w:val="24"/>
          <w:szCs w:val="24"/>
          <w:rtl w:val="0"/>
        </w:rPr>
        <w:t xml:space="preserve">.</w:t>
      </w:r>
    </w:p>
    <w:p w:rsidR="00000000" w:rsidDel="00000000" w:rsidP="00000000" w:rsidRDefault="00000000" w:rsidRPr="00000000" w14:paraId="0000006A">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Exercise shifts the local cardiac RAS toward the protective arm. In swimming-trained rats, cardiac Ang I levels, ACE activity and expression, and Ang II levels decreased, whereas ACE2 activity and protein expression and cardiac Ang-(1–7) levels increased; these changes were accompanied by increased microRNA-27a and 27b targeting ACE and reduced microRNA-143 targeting ACE2, indicating post-transcriptional regulation (Fernandes et al., 2011). </w:t>
      </w:r>
      <w:r w:rsidDel="00000000" w:rsidR="00000000" w:rsidRPr="00000000">
        <w:rPr>
          <w:rFonts w:ascii="Arial" w:cs="Arial" w:eastAsia="Arial" w:hAnsi="Arial"/>
          <w:sz w:val="24"/>
          <w:szCs w:val="24"/>
          <w:rtl w:val="0"/>
        </w:rPr>
        <w:t xml:space="preserve">Interestingly, peptide levels, enzyme activity, and receptor expression were measured in the same preparation in this study</w:t>
      </w:r>
      <w:r w:rsidDel="00000000" w:rsidR="00000000" w:rsidRPr="00000000">
        <w:rPr>
          <w:rFonts w:ascii="Arial" w:cs="Arial" w:eastAsia="Arial" w:hAnsi="Arial"/>
          <w:sz w:val="24"/>
          <w:szCs w:val="24"/>
          <w:rtl w:val="0"/>
        </w:rPr>
        <w:t xml:space="preserve">, which strengthens the attribution of the phenotype to the axis rather than to any single component.</w:t>
      </w:r>
    </w:p>
    <w:p w:rsidR="00000000" w:rsidDel="00000000" w:rsidP="00000000" w:rsidRDefault="00000000" w:rsidRPr="00000000" w14:paraId="0000006B">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intracellular pathways engaged by exercise overlap with those activated by the protective peptides. Moderate-intensity swimming increased Mas receptor expression and AKT activation without altering AT1 expression or ERK signaling, although exercise protocols of different intensities produced comparable degrees of hypertrophy (Soares et al., 2019). The PI3K/Akt pathway is a central mediator of exercise-induced growth (Wakatsuki et al., 2004), acting in part through inhibitory phosphorylation of GSK3 (Abeyrathna &amp; Su, 2015); increased GSK3 phosphorylation follows training, and Akt1-deficient mice show a blunted response to exercise alongside an exaggerated response to pathological stimuli (DeBosch et al., 2006; Iemitsu et al., 2005; Konhilas et al., 2004). Exercise also activates AMPK (L. Li et al., 2011), the effector through which alamandine acts in the myocardium (M. M. Silva et al., 2021), which identifies AMPK and PI3K/Akt as shared nodes between exercise signaling and the protective axis.</w:t>
      </w:r>
    </w:p>
    <w:p w:rsidR="00000000" w:rsidDel="00000000" w:rsidP="00000000" w:rsidRDefault="00000000" w:rsidRPr="00000000" w14:paraId="0000006C">
      <w:pPr>
        <w:spacing w:after="240" w:before="240" w:line="360" w:lineRule="auto"/>
        <w:jc w:val="both"/>
        <w:rPr>
          <w:rFonts w:ascii="Arial" w:cs="Arial" w:eastAsia="Arial" w:hAnsi="Arial"/>
          <w:color w:val="ff0000"/>
          <w:sz w:val="24"/>
          <w:szCs w:val="24"/>
        </w:rPr>
      </w:pPr>
      <w:r w:rsidDel="00000000" w:rsidR="00000000" w:rsidRPr="00000000">
        <w:rPr>
          <w:rFonts w:ascii="Arial" w:cs="Arial" w:eastAsia="Arial" w:hAnsi="Arial"/>
          <w:sz w:val="24"/>
          <w:szCs w:val="24"/>
          <w:rtl w:val="0"/>
        </w:rPr>
        <w:t xml:space="preserve">The direction of change in Akt phosphorylation is not by itself an index of adaptive or maladaptive remodeling. Mas activation increases Akt phosphorylation in cardiomyocytes and endothelial cells (Dias-Peixoto et al., 2008; Nocchi et al., 2024; Sampaio, Augusto, et al., 2007), whereas alamandine reduced Akt phosphorylation in Ang II–stimulated cardiac fibroblasts, in which Akt supports collagen synthesis (L. Wang et al., 2019), without altering cardiomyocyte Akt (Jesus et al., 2018). Duration of activation is a further determinant, since transient cardiac Akt activation produces reversible hypertrophy with matched angiogenesis and preserved function, whereas sustained activation results in capillary rarefaction, fibrosis, and contractile dysfunction (Shiojima et al., 2005). Increased myocyte Akt and reduced fibroblast Akt may therefore both be favorable depending on cell type, stimulus, and duration. </w:t>
      </w:r>
      <w:r w:rsidDel="00000000" w:rsidR="00000000" w:rsidRPr="00000000">
        <w:rPr>
          <w:rtl w:val="0"/>
        </w:rPr>
      </w:r>
    </w:p>
    <w:p w:rsidR="00000000" w:rsidDel="00000000" w:rsidP="00000000" w:rsidRDefault="00000000" w:rsidRPr="00000000" w14:paraId="0000006D">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Models with cardiovascular risk factors show the same directional modulation. Trained SHR exhibited increased left ventricular Ang-(1–7) and Mas expression, changes absent in trained normotensive Wistar rats (Gomes-Filho et al., 2008); long-term training attenuated hypertrophy and fibrosis and improved diastolic function in hypertensive rats while reducing ACE and AT1 and increasing ACE2 and Mas expression (Peng et al., 2019); and high-intensity interval training reduced renin, ACE, and AT1 while enhancing ACE2 and Mas expression, attenuating hypertrophy induced by high-fat or high-fructose diets (de Oliveira Sá et al., 2017). An orally active Ang-(1–7) formulation reproduced the cardiac effects of training in SHR, including attenuated hypertrophy, improved left ventricular function, and enhanced autonomic regulation (Bertagnolli et al., 2014), indicating that shifting the RAS balance is sufficient to produce part of the exercise phenotype. Taken together, these findings support a role for the axis in promoting adaptive myocardial growth while limiting matrix deposition, with the qualification that most studies report expression rather than peptide concentrations and that no exercise study has used cell-type-specific deletion to determine which cardiac compartment mediates the effect. Figure 3 summarizes the convergence of the pathways activated by exercise and by the protective arm of the RAS.</w:t>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0" w:line="360" w:lineRule="auto"/>
        <w:ind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0" w:line="360" w:lineRule="auto"/>
        <w:ind w:left="1985"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6210625" cy="3924300"/>
            <wp:effectExtent b="0" l="0" r="0" t="0"/>
            <wp:docPr id="2"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6210625"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0"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Figure 3.</w:t>
      </w:r>
      <w:r w:rsidDel="00000000" w:rsidR="00000000" w:rsidRPr="00000000">
        <w:rPr>
          <w:rFonts w:ascii="Arial" w:cs="Arial" w:eastAsia="Arial" w:hAnsi="Arial"/>
          <w:sz w:val="24"/>
          <w:szCs w:val="24"/>
          <w:rtl w:val="0"/>
        </w:rPr>
        <w:t xml:space="preserve"> Schematic representation of the signaling pathways associated with physiological cardiac hypertrophy induced by physical exercise and by activation of the protective arm of the renin–angiotensin system showing the convergence of intracellular pathways involved in adaptive cardiac growth. Solid arrows indicate activation, whereas dashed arrows indicate inhibitory phosphorylation of the downstream target. PI3K, phosphatidylinositol 3-kinase; AKT, protein kinase B; eNOS, endothelial nitric oxide synthase; NO, nitric oxide; GC, guanylate cyclase; cGMP, cyclic guanosine monophosphate; PKG, protein kinase G; GSK3β, glycogen synthase kinase 3 beta; mTOR, mechanistic target of rapamycin; ERK1/2, extracellular signal-regulated kinase 1/2; AMPK, AMP-activated protein kinase; IGF1, insulin-like growth factor 1.</w:t>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0" w:line="360" w:lineRule="auto"/>
        <w:ind w:left="1985"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4">
      <w:pPr>
        <w:numPr>
          <w:ilvl w:val="2"/>
          <w:numId w:val="1"/>
        </w:numPr>
        <w:pBdr>
          <w:top w:space="0" w:sz="0" w:val="nil"/>
          <w:left w:space="0" w:sz="0" w:val="nil"/>
          <w:bottom w:space="0" w:sz="0" w:val="nil"/>
          <w:right w:space="0" w:sz="0" w:val="nil"/>
          <w:between w:space="0" w:sz="0" w:val="nil"/>
        </w:pBdr>
        <w:spacing w:after="0" w:line="360" w:lineRule="auto"/>
        <w:ind w:left="1985" w:hanging="794"/>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Pregnancy</w:t>
      </w:r>
      <w:r w:rsidDel="00000000" w:rsidR="00000000" w:rsidRPr="00000000">
        <w:rPr>
          <w:rFonts w:ascii="Arial" w:cs="Arial" w:eastAsia="Arial" w:hAnsi="Arial"/>
          <w:b w:val="1"/>
          <w:bCs w:val="1"/>
          <w:sz w:val="24"/>
          <w:szCs w:val="24"/>
          <w:rtl w:val="0"/>
        </w:rPr>
        <w:t xml:space="preserve">-induced hypertrophy</w:t>
      </w: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0" w:line="360" w:lineRule="auto"/>
        <w:ind w:left="288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6">
      <w:pPr>
        <w:spacing w:after="240" w:before="240" w:line="360" w:lineRule="auto"/>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Pregnancy is associated with profound hemodynamic and metabolic adaptations that impose increased demands on the cardiovascular system. These changes include expansion of blood volume, increased heart rate, and reduced systemic vascular resistance, culminating in elevated cardiac output. Concomitantly, the RAS is activated, with progressive increases in circulating levels of renin, angiotensinogen, and Ang II throughout gestation (Sanghavi &amp; Rutherford, 2014). In response to these stimuli, the maternal heart undergoes a reversible form of physiological hypertrophy characterized by cardiomyocyte growth </w:t>
      </w:r>
      <w:r w:rsidDel="00000000" w:rsidR="00000000" w:rsidRPr="00000000">
        <w:rPr>
          <w:rFonts w:ascii="Arial" w:cs="Arial" w:eastAsia="Arial" w:hAnsi="Arial"/>
          <w:b w:val="1"/>
          <w:bCs w:val="1"/>
          <w:sz w:val="24"/>
          <w:szCs w:val="24"/>
          <w:rtl w:val="0"/>
        </w:rPr>
        <w:t xml:space="preserve">and adaptive changes in gene expression driven primarily by volume overload and wall stretch (Eghbali et al., 2006). Mild diastolic dysfunction has been reported in pregnant women (Eghbali et al., 2006), whereas murine pregnancy is accompanied by preserved diastolic function and a moderate reduction in systolic function without induction of the fetal gene program (Eghbali et al., 2005), indicating that the functional phenotype is not uniform across species. The remodeling is reversible, resolving within days of parturition (Umar et al., 2012).</w:t>
      </w:r>
    </w:p>
    <w:p w:rsidR="00000000" w:rsidDel="00000000" w:rsidP="00000000" w:rsidRDefault="00000000" w:rsidRPr="00000000" w14:paraId="00000077">
      <w:pPr>
        <w:spacing w:after="240" w:before="240" w:line="360" w:lineRule="auto"/>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Although Ang II is a well-established mediator of pathological cardiac hypertrophy, its role during pregnancy appears to be more complex. Despite increased circulating levels of Ang II, pregnancy attenuates many of its deleterious effects on cardiac remodeling. Experimental evidence indicates that pregnancy and Ang II induce opposing changes in the expression of genes related to cardiac function </w:t>
      </w:r>
      <w:r w:rsidDel="00000000" w:rsidR="00000000" w:rsidRPr="00000000">
        <w:rPr>
          <w:rFonts w:ascii="Arial" w:cs="Arial" w:eastAsia="Arial" w:hAnsi="Arial"/>
          <w:b w:val="1"/>
          <w:bCs w:val="1"/>
          <w:sz w:val="24"/>
          <w:szCs w:val="24"/>
          <w:rtl w:val="0"/>
        </w:rPr>
        <w:t xml:space="preserve">and angiogenesis, and that pregnancy blunts the fibrogenic and antiangiogenic actions of Ang II infusion in the rat heart</w:t>
      </w:r>
      <w:r w:rsidDel="00000000" w:rsidR="00000000" w:rsidRPr="00000000">
        <w:rPr>
          <w:rFonts w:ascii="Arial" w:cs="Arial" w:eastAsia="Arial" w:hAnsi="Arial"/>
          <w:sz w:val="24"/>
          <w:szCs w:val="24"/>
          <w:rtl w:val="0"/>
        </w:rPr>
        <w:t xml:space="preserve"> (Aljabri et al., 2011). This paradox </w:t>
      </w:r>
      <w:r w:rsidDel="00000000" w:rsidR="00000000" w:rsidRPr="00000000">
        <w:rPr>
          <w:rFonts w:ascii="Arial" w:cs="Arial" w:eastAsia="Arial" w:hAnsi="Arial"/>
          <w:b w:val="1"/>
          <w:bCs w:val="1"/>
          <w:sz w:val="24"/>
          <w:szCs w:val="24"/>
          <w:rtl w:val="0"/>
        </w:rPr>
        <w:t xml:space="preserve">implicates counter-regulatory mechanisms within the RAS, among which the ACE2/Ang-(1–7)/Mas axis has been the most investigated. A plausible upstream determinant is the hormonal milieu of gestation, since estrogen upregulates ACE2 and Mas expression while reducing ACE expression in human atrial tissue (Bukowska et al., 2017), although this regulation has not been demonstrated in the pregnant heart.</w:t>
      </w:r>
    </w:p>
    <w:p w:rsidR="00000000" w:rsidDel="00000000" w:rsidP="00000000" w:rsidRDefault="00000000" w:rsidRPr="00000000" w14:paraId="00000078">
      <w:pPr>
        <w:spacing w:after="240" w:before="24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The experimental basis for a role of the Mas receptor in this setting rests on a single study, in which both pharmacological blockade with A-779 in Wistar rats and genetic deletion in mice attenuated pregnancy-induced cardiomyocyte hypertrophy and increased collagen III deposition in the LV, without changes in fibroblast proliferation or systolic blood pressure (do Carmo e Silva et al., 2016). </w:t>
      </w:r>
      <w:r w:rsidDel="00000000" w:rsidR="00000000" w:rsidRPr="00000000">
        <w:rPr>
          <w:rFonts w:ascii="Arial" w:cs="Arial" w:eastAsia="Arial" w:hAnsi="Arial"/>
          <w:sz w:val="24"/>
          <w:szCs w:val="24"/>
          <w:rtl w:val="0"/>
        </w:rPr>
        <w:t xml:space="preserve">These effects </w:t>
      </w:r>
      <w:r w:rsidDel="00000000" w:rsidR="00000000" w:rsidRPr="00000000">
        <w:rPr>
          <w:rFonts w:ascii="Arial" w:cs="Arial" w:eastAsia="Arial" w:hAnsi="Arial"/>
          <w:b w:val="1"/>
          <w:bCs w:val="1"/>
          <w:sz w:val="24"/>
          <w:szCs w:val="24"/>
          <w:rtl w:val="0"/>
        </w:rPr>
        <w:t xml:space="preserve">occurred without changes in circulating Ang II or Ang-(1–7), since plasma concentrations of these peptides did not differ at the end of gestation in rats or mice (do Carmo e Silva et al., 2016), in contrast to pregnant women, in whom both peptides increase (Brosnihan et al., 2004; Merrill et al., 2002). This divergence is compartment-specific rather than absolute, as renal and urinary Ang-(1–7) and renal ACE2 increase in pregnant rats (Neves et al., 2003) and serum ACE2 activity increases in pregnant mice (Bharadwaj et al., 2011). Local rather than systemic signaling therefore remains the more plausible explanation, although cardiac peptide concentrations were not measured and the ligand and cellular source driving cardiac Mas activation during gestation are unknown.</w:t>
      </w:r>
    </w:p>
    <w:p w:rsidR="00000000" w:rsidDel="00000000" w:rsidP="00000000" w:rsidRDefault="00000000" w:rsidRPr="00000000" w14:paraId="00000079">
      <w:pPr>
        <w:spacing w:after="240" w:before="240" w:line="360" w:lineRule="auto"/>
        <w:jc w:val="both"/>
        <w:rPr>
          <w:rFonts w:ascii="Arial" w:cs="Arial" w:eastAsia="Arial" w:hAnsi="Arial"/>
          <w:b w:val="1"/>
          <w:bCs w:val="1"/>
          <w:color w:val="ff0000"/>
          <w:sz w:val="24"/>
          <w:szCs w:val="24"/>
        </w:rPr>
      </w:pPr>
      <w:r w:rsidDel="00000000" w:rsidR="00000000" w:rsidRPr="00000000">
        <w:rPr>
          <w:rFonts w:ascii="Arial" w:cs="Arial" w:eastAsia="Arial" w:hAnsi="Arial"/>
          <w:sz w:val="24"/>
          <w:szCs w:val="24"/>
          <w:rtl w:val="0"/>
        </w:rPr>
        <w:t xml:space="preserve">At the molecular level, </w:t>
      </w:r>
      <w:r w:rsidDel="00000000" w:rsidR="00000000" w:rsidRPr="00000000">
        <w:rPr>
          <w:rFonts w:ascii="Arial" w:cs="Arial" w:eastAsia="Arial" w:hAnsi="Arial"/>
          <w:b w:val="1"/>
          <w:bCs w:val="1"/>
          <w:sz w:val="24"/>
          <w:szCs w:val="24"/>
          <w:rtl w:val="0"/>
        </w:rPr>
        <w:t xml:space="preserve">the pathways associated with pregnancy-induced hypertrophy overlap with those activated by Ang-(1–7)/Mas in other contexts.</w:t>
      </w:r>
      <w:r w:rsidDel="00000000" w:rsidR="00000000" w:rsidRPr="00000000">
        <w:rPr>
          <w:rFonts w:ascii="Arial" w:cs="Arial" w:eastAsia="Arial" w:hAnsi="Arial"/>
          <w:sz w:val="24"/>
          <w:szCs w:val="24"/>
          <w:rtl w:val="0"/>
        </w:rPr>
        <w:t xml:space="preserve"> The </w:t>
      </w:r>
      <w:r w:rsidDel="00000000" w:rsidR="00000000" w:rsidRPr="00000000">
        <w:rPr>
          <w:rFonts w:ascii="Arial" w:cs="Arial" w:eastAsia="Arial" w:hAnsi="Arial"/>
          <w:b w:val="1"/>
          <w:bCs w:val="1"/>
          <w:sz w:val="24"/>
          <w:szCs w:val="24"/>
          <w:rtl w:val="0"/>
        </w:rPr>
        <w:t xml:space="preserve">PI3K/Akt</w:t>
      </w:r>
      <w:r w:rsidDel="00000000" w:rsidR="00000000" w:rsidRPr="00000000">
        <w:rPr>
          <w:rFonts w:ascii="Arial" w:cs="Arial" w:eastAsia="Arial" w:hAnsi="Arial"/>
          <w:sz w:val="24"/>
          <w:szCs w:val="24"/>
          <w:rtl w:val="0"/>
        </w:rPr>
        <w:t xml:space="preserve"> cascade </w:t>
      </w:r>
      <w:r w:rsidDel="00000000" w:rsidR="00000000" w:rsidRPr="00000000">
        <w:rPr>
          <w:rFonts w:ascii="Arial" w:cs="Arial" w:eastAsia="Arial" w:hAnsi="Arial"/>
          <w:b w:val="1"/>
          <w:bCs w:val="1"/>
          <w:sz w:val="24"/>
          <w:szCs w:val="24"/>
          <w:rtl w:val="0"/>
        </w:rPr>
        <w:t xml:space="preserve">mediates physiological cardiac growth and, in isolated ventricular cardiomyocytes, is engaged by Ang-(1–7) through Mas, promoting eNOS phosphorylation and NO production (Dias-Peixoto et al., 2008)</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Increased myocardial eNOS expression has been reported in pregnant rats (Linke et al., 2002)</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and Akt</w:t>
      </w:r>
      <w:r w:rsidDel="00000000" w:rsidR="00000000" w:rsidRPr="00000000">
        <w:rPr>
          <w:rFonts w:ascii="Arial" w:cs="Arial" w:eastAsia="Arial" w:hAnsi="Arial"/>
          <w:sz w:val="24"/>
          <w:szCs w:val="24"/>
          <w:rtl w:val="0"/>
        </w:rPr>
        <w:t xml:space="preserve"> modulates cardiac growth through downstream targets such as glycogen synthase kinase 3 (GSK3), which is constitutively active under basal conditions and becomes inactivated upon phosphorylation by Akt (Antos et al., 2002). </w:t>
      </w:r>
      <w:r w:rsidDel="00000000" w:rsidR="00000000" w:rsidRPr="00000000">
        <w:rPr>
          <w:rtl w:val="0"/>
        </w:rPr>
      </w:r>
    </w:p>
    <w:p w:rsidR="00000000" w:rsidDel="00000000" w:rsidP="00000000" w:rsidRDefault="00000000" w:rsidRPr="00000000" w14:paraId="0000007A">
      <w:pPr>
        <w:spacing w:after="240" w:before="24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Several questions remain open. No study has combined Mas blockade or deletion with measurement of downstream signaling in the pregnant myocardium, ACE2 has not been manipulated in the context of maternal cardiac remodeling, and alamandine and MrgD are unstudied in this setting. The clinical relevance of these questions is indicated by preeclampsia, in which circulating Ang-(1–7) is reduced while Ang II remains elevated (Merrill et al., 2002). Current evidence nonetheless supports a requirement for the Mas receptor in gestational cardiac remodeling, established by the agreement between pharmacological and genetic loss of function, and loss of Mas signaling likewise disturbs exercise-induced remodeling (Guimarães et al., 2012; C. N. de F. Silva et al., 2024). The downstream mechanism and the translation to human pregnancy remain undetermined. </w:t>
      </w:r>
    </w:p>
    <w:p w:rsidR="00000000" w:rsidDel="00000000" w:rsidP="00000000" w:rsidRDefault="00000000" w:rsidRPr="00000000" w14:paraId="0000007B">
      <w:pPr>
        <w:spacing w:after="0" w:line="360" w:lineRule="auto"/>
        <w:ind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0" w:line="360" w:lineRule="auto"/>
        <w:ind w:left="288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D">
      <w:pPr>
        <w:numPr>
          <w:ilvl w:val="0"/>
          <w:numId w:val="1"/>
        </w:numPr>
        <w:pBdr>
          <w:top w:space="0" w:sz="0" w:val="nil"/>
          <w:left w:space="0" w:sz="0" w:val="nil"/>
          <w:bottom w:space="0" w:sz="0" w:val="nil"/>
          <w:right w:space="0" w:sz="0" w:val="nil"/>
          <w:between w:space="0" w:sz="0" w:val="nil"/>
        </w:pBdr>
        <w:spacing w:after="0" w:line="360" w:lineRule="auto"/>
        <w:ind w:left="360" w:hanging="360"/>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sz w:val="24"/>
          <w:szCs w:val="24"/>
          <w:rtl w:val="0"/>
        </w:rPr>
        <w:t xml:space="preserve">RAS and </w:t>
      </w:r>
      <w:r w:rsidDel="00000000" w:rsidR="00000000" w:rsidRPr="00000000">
        <w:rPr>
          <w:rFonts w:ascii="Arial" w:cs="Arial" w:eastAsia="Arial" w:hAnsi="Arial"/>
          <w:b w:val="1"/>
          <w:bCs w:val="1"/>
          <w:color w:val="000000"/>
          <w:sz w:val="24"/>
          <w:szCs w:val="24"/>
          <w:rtl w:val="0"/>
        </w:rPr>
        <w:t xml:space="preserve">Cardiac Hypertrophy in the DOHaD Context</w:t>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7F">
      <w:pPr>
        <w:spacing w:after="240" w:before="240" w:line="360" w:lineRule="auto"/>
        <w:jc w:val="both"/>
        <w:rPr>
          <w:rFonts w:ascii="Arial" w:cs="Arial" w:eastAsia="Arial" w:hAnsi="Arial"/>
          <w:sz w:val="24"/>
          <w:szCs w:val="24"/>
        </w:rPr>
      </w:pPr>
      <w:bookmarkStart w:colFirst="0" w:colLast="0" w:name="_heading=h.r1lfnsp93xxq" w:id="9"/>
      <w:bookmarkEnd w:id="9"/>
      <w:r w:rsidDel="00000000" w:rsidR="00000000" w:rsidRPr="00000000">
        <w:rPr>
          <w:rFonts w:ascii="Arial" w:cs="Arial" w:eastAsia="Arial" w:hAnsi="Arial"/>
          <w:sz w:val="24"/>
          <w:szCs w:val="24"/>
          <w:rtl w:val="0"/>
        </w:rPr>
        <w:t xml:space="preserve">Epidemiological and experimental evidence indicate that exposure to adverse intrauterine environments is associated with increased risk of cardiovascular disease (CVD) later in life, a phenomenon termed fetal programming (Oulerich &amp; Sferruzzi-Perri, 2024) and encompassed within the Developmental Origins of Health and Disease (DOHaD) paradigm (Care et al., 2016; Guarner-Lans et al., 2020; Silveira et al., 2007). Cardiac hypertrophy is a recurrent feature of programmed cardiovascular dysfunction.</w:t>
      </w:r>
    </w:p>
    <w:p w:rsidR="00000000" w:rsidDel="00000000" w:rsidP="00000000" w:rsidRDefault="00000000" w:rsidRPr="00000000" w14:paraId="00000080">
      <w:pPr>
        <w:spacing w:after="240" w:before="240" w:line="360" w:lineRule="auto"/>
        <w:jc w:val="both"/>
        <w:rPr>
          <w:rFonts w:ascii="Arial" w:cs="Arial" w:eastAsia="Arial" w:hAnsi="Arial"/>
          <w:sz w:val="24"/>
          <w:szCs w:val="24"/>
        </w:rPr>
      </w:pPr>
      <w:bookmarkStart w:colFirst="0" w:colLast="0" w:name="_heading=h.r1lfnsp93xxq" w:id="9"/>
      <w:bookmarkEnd w:id="9"/>
      <w:r w:rsidDel="00000000" w:rsidR="00000000" w:rsidRPr="00000000">
        <w:rPr>
          <w:rFonts w:ascii="Arial" w:cs="Arial" w:eastAsia="Arial" w:hAnsi="Arial"/>
          <w:sz w:val="24"/>
          <w:szCs w:val="24"/>
          <w:rtl w:val="0"/>
        </w:rPr>
        <w:t xml:space="preserve">The developing heart is susceptible because cardiomyocytes transition from hyperplastic to hypertrophic growth around the second postnatal week. Hypoxia and undernutrition reduce cardiomyocyte proliferation, induce premature terminal differentiation, increase apoptosis, and limit cardiomyocyte endowment, which restricts later adaptive reserve.¹³⁹⁻¹⁴² Programmed phenotypes are accompanied by RAS imbalance, including increased Ang II, altered AT1, AT2, and Mas expression, and reduced MrgD expression, and are frequently sex-dependent, with left ventricular hypertrophy predominating in males.¹⁴³⁻¹⁴⁵ Prepuberty constitutes a second sensitive window, in which nutritional and stress exposures induce hypertrophy, fibrosis, and increased AT1 and AT2 expression.¹⁴⁶,¹⁴⁷</w:t>
      </w:r>
    </w:p>
    <w:p w:rsidR="00000000" w:rsidDel="00000000" w:rsidP="00000000" w:rsidRDefault="00000000" w:rsidRPr="00000000" w14:paraId="00000081">
      <w:pPr>
        <w:spacing w:after="240" w:before="240" w:line="360" w:lineRule="auto"/>
        <w:jc w:val="both"/>
        <w:rPr>
          <w:rFonts w:ascii="Arial" w:cs="Arial" w:eastAsia="Arial" w:hAnsi="Arial"/>
          <w:b w:val="1"/>
          <w:bCs w:val="1"/>
          <w:sz w:val="24"/>
          <w:szCs w:val="24"/>
        </w:rPr>
      </w:pPr>
      <w:bookmarkStart w:colFirst="0" w:colLast="0" w:name="_heading=h.r1lfnsp93xxq" w:id="9"/>
      <w:bookmarkEnd w:id="9"/>
      <w:r w:rsidDel="00000000" w:rsidR="00000000" w:rsidRPr="00000000">
        <w:rPr>
          <w:rFonts w:ascii="Arial" w:cs="Arial" w:eastAsia="Arial" w:hAnsi="Arial"/>
          <w:sz w:val="24"/>
          <w:szCs w:val="24"/>
          <w:rtl w:val="0"/>
        </w:rPr>
        <w:t xml:space="preserve">Interventions applied early in life produce long-lasting cardiovascular protection in the offspring, including maternal exercise (Carter et al., 2013) and antioxidant treatment (Care et al., 2016). Modulation of the RAS during critical developmental periods, whether by ACE inhibition, AT1 receptor blockade, or stimulation of the ACE2/Ang-(1–7)/Mas axis, attenuates cardiac remodeling and reduces the risk of programmed CVD (Bessa et al., 2019; Mansuri et al., 2015; Sherman &amp; Langley-Evans, 2000). Treatment of pregnant SHR with the ACE2 activator DIZE or with Ang-(1–7) attenuated the development of hypertension and reduced cardiomyocyte hypertrophy and fibrosis in adult offspring (Bessa et al., 2019). Intervention during the prepubertal period produced comparable long-term effects: Ang-(1–7) treatment of SHR reduced left ventricular wall thickness, cardiomyocyte hypertrophy, and fibrosis in adulthood without affecting systolic blood pressure, in association with reduced ANP and BNP expression, increased MMP-9 expression, decreased ERK1/2 phosphorylation, attenuated oxidative stress, and preservation of Mas receptor expression (Ribeiro Pontes et al., 2024). </w:t>
      </w:r>
      <w:r w:rsidDel="00000000" w:rsidR="00000000" w:rsidRPr="00000000">
        <w:rPr>
          <w:rFonts w:ascii="Arial" w:cs="Arial" w:eastAsia="Arial" w:hAnsi="Arial"/>
          <w:b w:val="1"/>
          <w:bCs w:val="1"/>
          <w:sz w:val="24"/>
          <w:szCs w:val="24"/>
          <w:rtl w:val="0"/>
        </w:rPr>
        <w:t xml:space="preserve">Although the phenotypes persist long after the intervention has ended, which implies stable modification of the developmental program, the studies cited above did not identify the epigenetic alterations responsible for the phenotypic changes. </w:t>
      </w:r>
    </w:p>
    <w:p w:rsidR="00000000" w:rsidDel="00000000" w:rsidP="00000000" w:rsidRDefault="00000000" w:rsidRPr="00000000" w14:paraId="00000082">
      <w:pPr>
        <w:spacing w:after="240" w:before="240" w:line="360" w:lineRule="auto"/>
        <w:jc w:val="both"/>
        <w:rPr>
          <w:rFonts w:ascii="Arial" w:cs="Arial" w:eastAsia="Arial" w:hAnsi="Arial"/>
          <w:b w:val="1"/>
          <w:bCs w:val="1"/>
          <w:sz w:val="24"/>
          <w:szCs w:val="24"/>
        </w:rPr>
      </w:pPr>
      <w:bookmarkStart w:colFirst="0" w:colLast="0" w:name="_heading=h.xhkzrjjvocyg" w:id="10"/>
      <w:bookmarkEnd w:id="10"/>
      <w:r w:rsidDel="00000000" w:rsidR="00000000" w:rsidRPr="00000000">
        <w:rPr>
          <w:rFonts w:ascii="Arial" w:cs="Arial" w:eastAsia="Arial" w:hAnsi="Arial"/>
          <w:b w:val="1"/>
          <w:bCs w:val="1"/>
          <w:sz w:val="24"/>
          <w:szCs w:val="24"/>
          <w:rtl w:val="0"/>
        </w:rPr>
        <w:t xml:space="preserve">Epigenetic regulation of RAS components has been demonstrated in the same programming models, with undermethylation of the AT1b receptor promoter and correspondingly increased receptor expression in the adrenal of offspring exposed to maternal protein restriction (Bogdarina et al., 2007, 2010), but comparable analyses have not been performed in cardiac tissue, and no study has examined whether early modulation of the ACE2/Ang-(1–7)/Mas axis alters the methylation status of ACE2, Mas, or MrgD. Within this constraint, the findings support the concept that early modulation of the axis reprograms cardiac responses and confers long-term resistance to pathological hypertrophy. </w:t>
      </w:r>
      <w:r w:rsidDel="00000000" w:rsidR="00000000" w:rsidRPr="00000000">
        <w:rPr>
          <w:rtl w:val="0"/>
        </w:rPr>
      </w:r>
    </w:p>
    <w:p w:rsidR="00000000" w:rsidDel="00000000" w:rsidP="00000000" w:rsidRDefault="00000000" w:rsidRPr="00000000" w14:paraId="00000083">
      <w:pPr>
        <w:spacing w:after="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Overall, the DOHaD concept provides a comprehensive framework linking early-life environmental exposures to the development of cardiac hypertrophy and CVD. The RAS, particularly the balance between the classical Ang II/AT</w:t>
      </w:r>
      <w:r w:rsidDel="00000000" w:rsidR="00000000" w:rsidRPr="00000000">
        <w:rPr>
          <w:rFonts w:ascii="Arial" w:cs="Arial" w:eastAsia="Arial" w:hAnsi="Arial"/>
          <w:sz w:val="24"/>
          <w:szCs w:val="24"/>
          <w:vertAlign w:val="subscript"/>
          <w:rtl w:val="0"/>
        </w:rPr>
        <w:t xml:space="preserve">1</w:t>
      </w:r>
      <w:r w:rsidDel="00000000" w:rsidR="00000000" w:rsidRPr="00000000">
        <w:rPr>
          <w:rFonts w:ascii="Arial" w:cs="Arial" w:eastAsia="Arial" w:hAnsi="Arial"/>
          <w:sz w:val="24"/>
          <w:szCs w:val="24"/>
          <w:rtl w:val="0"/>
        </w:rPr>
        <w:t xml:space="preserve"> axis and the protective ACE2/Ang-(1–7)/Mas pathway, plays a central role in mediating these programming effects. Disruption of this balance during critical developmental windows predisposes to maladaptive cardiac remodeling, whereas early interventions that restore or enhance the protective arm of the RAS may represent effective strategies to prevent CVD across the lifespan.</w:t>
      </w:r>
      <w:r w:rsidDel="00000000" w:rsidR="00000000" w:rsidRPr="00000000">
        <w:rPr>
          <w:rtl w:val="0"/>
        </w:rPr>
      </w:r>
    </w:p>
    <w:p w:rsidR="00000000" w:rsidDel="00000000" w:rsidP="00000000" w:rsidRDefault="00000000" w:rsidRPr="00000000" w14:paraId="00000084">
      <w:pPr>
        <w:spacing w:after="0" w:line="360" w:lineRule="auto"/>
        <w:ind w:firstLine="72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0" w:line="360" w:lineRule="auto"/>
        <w:ind w:left="360" w:firstLine="0"/>
        <w:jc w:val="both"/>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86">
      <w:pPr>
        <w:spacing w:after="120" w:before="260" w:line="480" w:lineRule="auto"/>
        <w:rPr/>
      </w:pPr>
      <w:r w:rsidDel="00000000" w:rsidR="00000000" w:rsidRPr="00000000">
        <w:rPr>
          <w:b w:val="1"/>
          <w:bCs w:val="1"/>
          <w:rtl w:val="0"/>
        </w:rPr>
        <w:t xml:space="preserve">7. Limitations and future perspectives</w:t>
      </w:r>
      <w:r w:rsidDel="00000000" w:rsidR="00000000" w:rsidRPr="00000000">
        <w:rPr>
          <w:rtl w:val="0"/>
        </w:rPr>
      </w:r>
    </w:p>
    <w:sdt>
      <w:sdtPr>
        <w:id w:val="-1068285041"/>
        <w:tag w:val="goog_rdk_14"/>
      </w:sdtPr>
      <w:sdtContent>
        <w:p w:rsidR="00000000" w:rsidDel="00000000" w:rsidP="00000000" w:rsidRDefault="00000000" w:rsidRPr="00000000" w14:paraId="00000087">
          <w:pPr>
            <w:spacing w:after="240" w:before="240" w:line="480" w:lineRule="auto"/>
            <w:jc w:val="both"/>
            <w:rPr>
              <w:ins w:author="João Batista" w:id="5" w:date="2026-08-05T23:23:19Z"/>
              <w:rPrChange w:author="João Batista" w:id="6" w:date="2026-08-05T23:23:19Z">
                <w:rPr/>
              </w:rPrChange>
            </w:rPr>
          </w:pPr>
          <w:sdt>
            <w:sdtPr>
              <w:id w:val="-1254274570"/>
              <w:tag w:val="goog_rdk_12"/>
            </w:sdtPr>
            <w:sdtContent>
              <w:ins w:author="João Batista" w:id="5" w:date="2026-08-05T23:23:19Z"/>
              <w:sdt>
                <w:sdtPr>
                  <w:id w:val="-643068194"/>
                  <w:tag w:val="goog_rdk_13"/>
                </w:sdtPr>
                <w:sdtContent>
                  <w:ins w:author="João Batista" w:id="5" w:date="2026-08-05T23:23:19Z">
                    <w:r w:rsidDel="00000000" w:rsidR="00000000" w:rsidRPr="00000000">
                      <w:rPr>
                        <w:rtl w:val="0"/>
                        <w:rPrChange w:author="João Batista" w:id="6" w:date="2026-08-05T23:23:19Z">
                          <w:rPr/>
                        </w:rPrChange>
                      </w:rPr>
                      <w:t xml:space="preserve">This review has limitations that qualify its conclusions. It is a narrative review. Studies were selected on the basis of relevance to the ACE2/Ang-(1–7)/Mas axis in cardiac hypertrophy rather than through a pre-specified search protocol, no formal appraisal of methodological quality or risk of bias was performed, and the selection is therefore subject to the judgment of the authors. The heterogeneity of species, disease models, treatment regimens, and endpoints across the literature precluded quantitative synthesis, so the comparisons presented here are qualitative and the relative magnitude of effects across models cannot be established from them.</w:t>
                    </w:r>
                  </w:ins>
                </w:sdtContent>
              </w:sdt>
              <w:ins w:author="João Batista" w:id="5" w:date="2026-08-05T23:23:19Z"/>
            </w:sdtContent>
          </w:sdt>
        </w:p>
      </w:sdtContent>
    </w:sdt>
    <w:sdt>
      <w:sdtPr>
        <w:id w:val="-1975735729"/>
        <w:tag w:val="goog_rdk_17"/>
      </w:sdtPr>
      <w:sdtContent>
        <w:p w:rsidR="00000000" w:rsidDel="00000000" w:rsidP="00000000" w:rsidRDefault="00000000" w:rsidRPr="00000000" w14:paraId="00000088">
          <w:pPr>
            <w:spacing w:after="240" w:before="240" w:line="480" w:lineRule="auto"/>
            <w:jc w:val="both"/>
            <w:rPr>
              <w:ins w:author="João Batista" w:id="5" w:date="2026-08-05T23:23:19Z"/>
              <w:rPrChange w:author="João Batista" w:id="6" w:date="2026-08-05T23:23:19Z">
                <w:rPr/>
              </w:rPrChange>
            </w:rPr>
          </w:pPr>
          <w:sdt>
            <w:sdtPr>
              <w:id w:val="-1058688490"/>
              <w:tag w:val="goog_rdk_15"/>
            </w:sdtPr>
            <w:sdtContent>
              <w:ins w:author="João Batista" w:id="5" w:date="2026-08-05T23:23:19Z"/>
              <w:sdt>
                <w:sdtPr>
                  <w:id w:val="187984581"/>
                  <w:tag w:val="goog_rdk_16"/>
                </w:sdtPr>
                <w:sdtContent>
                  <w:ins w:author="João Batista" w:id="5" w:date="2026-08-05T23:23:19Z">
                    <w:r w:rsidDel="00000000" w:rsidR="00000000" w:rsidRPr="00000000">
                      <w:rPr>
                        <w:rtl w:val="0"/>
                        <w:rPrChange w:author="João Batista" w:id="6" w:date="2026-08-05T23:23:19Z">
                          <w:rPr/>
                        </w:rPrChange>
                      </w:rPr>
                      <w:t xml:space="preserve">The scope was deliberately restricted. The review addresses the counter-regulatory arm of the RAS in the specific context of cardiac hypertrophy; the classical ACE/Ang II/AT1 axis, the AT2 receptor, aldosterone and mineralocorticoid receptor signaling, and Ang-(1–9) are considered only insofar as they bear on that context. Actions of the axis in the vasculature, kidney, and lung, and the extensive literature on ACE2 in the setting of SARS-CoV-2 infection, were not covered. Cardiac hypertrophy was treated as the primary endpoint, and consequently the effects of the axis on arrhythmogenesis, metabolic remodeling, and cardiac regeneration were addressed only where they intersect with hypertrophic growth.</w:t>
                    </w:r>
                  </w:ins>
                </w:sdtContent>
              </w:sdt>
              <w:ins w:author="João Batista" w:id="5" w:date="2026-08-05T23:23:19Z"/>
            </w:sdtContent>
          </w:sdt>
        </w:p>
      </w:sdtContent>
    </w:sdt>
    <w:sdt>
      <w:sdtPr>
        <w:id w:val="360945070"/>
        <w:tag w:val="goog_rdk_20"/>
      </w:sdtPr>
      <w:sdtContent>
        <w:p w:rsidR="00000000" w:rsidDel="00000000" w:rsidP="00000000" w:rsidRDefault="00000000" w:rsidRPr="00000000" w14:paraId="00000089">
          <w:pPr>
            <w:spacing w:after="240" w:before="240" w:line="480" w:lineRule="auto"/>
            <w:jc w:val="both"/>
            <w:rPr>
              <w:ins w:author="João Batista" w:id="5" w:date="2026-08-05T23:23:19Z"/>
              <w:rPrChange w:author="João Batista" w:id="6" w:date="2026-08-05T23:23:19Z">
                <w:rPr/>
              </w:rPrChange>
            </w:rPr>
          </w:pPr>
          <w:sdt>
            <w:sdtPr>
              <w:id w:val="-1134456896"/>
              <w:tag w:val="goog_rdk_18"/>
            </w:sdtPr>
            <w:sdtContent>
              <w:ins w:author="João Batista" w:id="5" w:date="2026-08-05T23:23:19Z"/>
              <w:sdt>
                <w:sdtPr>
                  <w:id w:val="-1132888115"/>
                  <w:tag w:val="goog_rdk_19"/>
                </w:sdtPr>
                <w:sdtContent>
                  <w:ins w:author="João Batista" w:id="5" w:date="2026-08-05T23:23:19Z">
                    <w:r w:rsidDel="00000000" w:rsidR="00000000" w:rsidRPr="00000000">
                      <w:rPr>
                        <w:rtl w:val="0"/>
                        <w:rPrChange w:author="João Batista" w:id="6" w:date="2026-08-05T23:23:19Z">
                          <w:rPr/>
                        </w:rPrChange>
                      </w:rPr>
                      <w:t xml:space="preserve">The conclusions are also constrained by the nature of the available evidence. The literature is almost entirely preclinical, so the clinical inferences that this review can support are correspondingly limited. Positive findings predominate, as in most of the experimental cardiovascular literature, and the review inherits this bias, since studies reporting absence of effect are less frequently published and were correspondingly less available for synthesis. In addition, many studies report expression of enzymes and receptors as a surrogate for activity of the axis, which restricts the strength of the mechanistic conclusions that can be drawn from a synthesis of that evidence.</w:t>
                    </w:r>
                  </w:ins>
                </w:sdtContent>
              </w:sdt>
              <w:ins w:author="João Batista" w:id="5" w:date="2026-08-05T23:23:19Z"/>
            </w:sdtContent>
          </w:sdt>
        </w:p>
      </w:sdtContent>
    </w:sdt>
    <w:sdt>
      <w:sdtPr>
        <w:id w:val="2139572477"/>
        <w:tag w:val="goog_rdk_23"/>
      </w:sdtPr>
      <w:sdtContent>
        <w:p w:rsidR="00000000" w:rsidDel="00000000" w:rsidP="00000000" w:rsidRDefault="00000000" w:rsidRPr="00000000" w14:paraId="0000008A">
          <w:pPr>
            <w:spacing w:after="240" w:before="240" w:line="480" w:lineRule="auto"/>
            <w:jc w:val="both"/>
            <w:rPr>
              <w:ins w:author="João Batista" w:id="5" w:date="2026-08-05T23:23:19Z"/>
              <w:rPrChange w:author="João Batista" w:id="6" w:date="2026-08-05T23:23:19Z">
                <w:rPr/>
              </w:rPrChange>
            </w:rPr>
          </w:pPr>
          <w:sdt>
            <w:sdtPr>
              <w:id w:val="1769221727"/>
              <w:tag w:val="goog_rdk_21"/>
            </w:sdtPr>
            <w:sdtContent>
              <w:ins w:author="João Batista" w:id="5" w:date="2026-08-05T23:23:19Z"/>
              <w:sdt>
                <w:sdtPr>
                  <w:id w:val="-2053859610"/>
                  <w:tag w:val="goog_rdk_22"/>
                </w:sdtPr>
                <w:sdtContent>
                  <w:ins w:author="João Batista" w:id="5" w:date="2026-08-05T23:23:19Z">
                    <w:r w:rsidDel="00000000" w:rsidR="00000000" w:rsidRPr="00000000">
                      <w:rPr>
                        <w:rtl w:val="0"/>
                        <w:rPrChange w:author="João Batista" w:id="6" w:date="2026-08-05T23:23:19Z">
                          <w:rPr/>
                        </w:rPrChange>
                      </w:rPr>
                      <w:t xml:space="preserve">The central interpretation advanced here, that the axis regulates the quality rather than the magnitude of cardiac remodeling, is a framework proposed by the authors to reconcile findings obtained in different experimental settings. It is consistent with the available data, particularly with the dissociation between the effects of ACE2 and Mas deletion on exercise-induced growth, but it has not been derived from experiments designed to test it and should be regarded as hypothesis-generating rather than established.</w:t>
                    </w:r>
                  </w:ins>
                </w:sdtContent>
              </w:sdt>
              <w:ins w:author="João Batista" w:id="5" w:date="2026-08-05T23:23:19Z"/>
            </w:sdtContent>
          </w:sdt>
        </w:p>
      </w:sdtContent>
    </w:sdt>
    <w:sdt>
      <w:sdtPr>
        <w:id w:val="-1882773554"/>
        <w:tag w:val="goog_rdk_26"/>
      </w:sdtPr>
      <w:sdtContent>
        <w:p w:rsidR="00000000" w:rsidDel="00000000" w:rsidP="00000000" w:rsidRDefault="00000000" w:rsidRPr="00000000" w14:paraId="0000008B">
          <w:pPr>
            <w:spacing w:after="240" w:before="240" w:line="480" w:lineRule="auto"/>
            <w:jc w:val="both"/>
            <w:rPr>
              <w:ins w:author="João Batista" w:id="5" w:date="2026-08-05T23:23:19Z"/>
              <w:rPrChange w:author="João Batista" w:id="6" w:date="2026-08-05T23:23:19Z">
                <w:rPr/>
              </w:rPrChange>
            </w:rPr>
          </w:pPr>
          <w:sdt>
            <w:sdtPr>
              <w:id w:val="-92017744"/>
              <w:tag w:val="goog_rdk_24"/>
            </w:sdtPr>
            <w:sdtContent>
              <w:ins w:author="João Batista" w:id="5" w:date="2026-08-05T23:23:19Z"/>
              <w:sdt>
                <w:sdtPr>
                  <w:id w:val="-977671223"/>
                  <w:tag w:val="goog_rdk_25"/>
                </w:sdtPr>
                <w:sdtContent>
                  <w:ins w:author="João Batista" w:id="5" w:date="2026-08-05T23:23:19Z">
                    <w:r w:rsidDel="00000000" w:rsidR="00000000" w:rsidRPr="00000000">
                      <w:rPr>
                        <w:rtl w:val="0"/>
                        <w:rPrChange w:author="João Batista" w:id="6" w:date="2026-08-05T23:23:19Z">
                          <w:rPr/>
                        </w:rPrChange>
                      </w:rPr>
                      <w:t xml:space="preserve">These limitations indicate the direction of future work. Testing the proposed framework will require experiments that separate growth from fibrosis and angiogenesis within defined cellular compartments, using conditional, cell-type-specific models and receptor-selective tools, together with measurement of angiotensin peptide concentrations rather than expression alone. Systematic inclusion of both sexes, characterization of the epigenetic mechanisms underlying developmental programming of the axis, and definition of the role of the more recently described components of the RAS in cardiac hypertrophy are equally necessary. Ultimately, clinical evaluation of protective-arm activation will determine whether the therapeutic objective can be shifted from suppressing cardiac growth to redirecting remodeling toward an adaptive phenotype.</w:t>
                    </w:r>
                  </w:ins>
                </w:sdtContent>
              </w:sdt>
              <w:ins w:author="João Batista" w:id="5" w:date="2026-08-05T23:23:19Z"/>
            </w:sdtContent>
          </w:sdt>
        </w:p>
      </w:sdtContent>
    </w:sdt>
    <w:sdt>
      <w:sdtPr>
        <w:id w:val="1444067907"/>
        <w:tag w:val="goog_rdk_31"/>
      </w:sdtPr>
      <w:sdtContent>
        <w:p w:rsidR="00000000" w:rsidDel="00000000" w:rsidP="00000000" w:rsidRDefault="00000000" w:rsidRPr="00000000" w14:paraId="0000008C">
          <w:pPr>
            <w:spacing w:after="120" w:line="480" w:lineRule="auto"/>
            <w:jc w:val="both"/>
            <w:rPr>
              <w:del w:author="João Batista" w:id="5" w:date="2026-08-05T23:23:19Z"/>
              <w:rPrChange w:author="João Batista" w:id="6" w:date="2026-08-05T23:23:19Z">
                <w:rPr/>
              </w:rPrChange>
            </w:rPr>
          </w:pPr>
          <w:sdt>
            <w:sdtPr>
              <w:id w:val="260704939"/>
              <w:tag w:val="goog_rdk_28"/>
            </w:sdtPr>
            <w:sdtContent>
              <w:del w:author="João Batista" w:id="5" w:date="2026-08-05T23:23:19Z"/>
              <w:sdt>
                <w:sdtPr>
                  <w:id w:val="92095585"/>
                  <w:tag w:val="goog_rdk_29"/>
                </w:sdtPr>
                <w:sdtContent>
                  <w:del w:author="João Batista" w:id="5" w:date="2026-08-05T23:23:19Z">
                    <w:r w:rsidDel="00000000" w:rsidR="00000000" w:rsidRPr="00000000">
                      <w:rPr>
                        <w:rtl w:val="0"/>
                        <w:rPrChange w:author="João Batista" w:id="6" w:date="2026-08-05T23:23:19Z">
                          <w:rPr/>
                        </w:rPrChange>
                      </w:rPr>
                      <w:delText xml:space="preserve">Some limitations qualify the conclusions above and define the priorities for future work. First, the evidence is almost entirely preclinical: the antihypertrophic and cardioprotective actions of the axis are robust in rodents, but no clinical trial has tested activation of the protective arm as a strategy against pathological hypertrophy, and this translational gap is the single greatest constraint on the field.</w:delText>
                    </w:r>
                  </w:del>
                </w:sdtContent>
              </w:sdt>
              <w:del w:author="João Batista" w:id="5" w:date="2026-08-05T23:23:19Z">
                <w:sdt>
                  <w:sdtPr>
                    <w:id w:val="-1339696863"/>
                    <w:tag w:val="goog_rdk_30"/>
                  </w:sdtPr>
                  <w:sdtContent>
                    <w:r w:rsidDel="00000000" w:rsidR="00000000" w:rsidRPr="00000000">
                      <w:rPr>
                        <w:rtl w:val="0"/>
                      </w:rPr>
                    </w:r>
                  </w:sdtContent>
                </w:sdt>
              </w:del>
            </w:sdtContent>
          </w:sdt>
        </w:p>
      </w:sdtContent>
    </w:sdt>
    <w:sdt>
      <w:sdtPr>
        <w:id w:val="294096337"/>
        <w:tag w:val="goog_rdk_37"/>
      </w:sdtPr>
      <w:sdtContent>
        <w:p w:rsidR="00000000" w:rsidDel="00000000" w:rsidP="00000000" w:rsidRDefault="00000000" w:rsidRPr="00000000" w14:paraId="0000008D">
          <w:pPr>
            <w:spacing w:after="120" w:line="480" w:lineRule="auto"/>
            <w:jc w:val="both"/>
            <w:rPr>
              <w:del w:author="João Batista" w:id="5" w:date="2026-08-05T23:23:19Z"/>
              <w:rPrChange w:author="João Batista" w:id="6" w:date="2026-08-05T23:23:19Z">
                <w:rPr/>
              </w:rPrChange>
            </w:rPr>
          </w:pPr>
          <w:sdt>
            <w:sdtPr>
              <w:id w:val="-1944866003"/>
              <w:tag w:val="goog_rdk_32"/>
            </w:sdtPr>
            <w:sdtContent>
              <w:del w:author="João Batista" w:id="5" w:date="2026-08-05T23:23:19Z"/>
              <w:sdt>
                <w:sdtPr>
                  <w:id w:val="1740405767"/>
                  <w:tag w:val="goog_rdk_33"/>
                </w:sdtPr>
                <w:sdtContent>
                  <w:del w:author="João Batista" w:id="5" w:date="2026-08-05T23:23:19Z">
                    <w:r w:rsidDel="00000000" w:rsidR="00000000" w:rsidRPr="00000000">
                      <w:rPr>
                        <w:rtl w:val="0"/>
                        <w:rPrChange w:author="João Batista" w:id="6" w:date="2026-08-05T23:23:19Z">
                          <w:rPr/>
                        </w:rPrChange>
                      </w:rPr>
                      <w:delText xml:space="preserve">Fourth, sex is an underexploited variable. Much pathological and exercise work uses male animals, and programmed phenotypes show sex-dependent hypertrophy. Systematic inclusion of both sexes is needed </w:delText>
                    </w:r>
                  </w:del>
                </w:sdtContent>
              </w:sdt>
              <w:del w:author="João Batista" w:id="5" w:date="2026-08-05T23:23:19Z">
                <w:sdt>
                  <w:sdtPr>
                    <w:id w:val="-1986781296"/>
                    <w:tag w:val="goog_rdk_34"/>
                  </w:sdtPr>
                  <w:sdtContent>
                    <w:commentRangeStart w:id="1"/>
                  </w:sdtContent>
                </w:sdt>
                <w:sdt>
                  <w:sdtPr>
                    <w:id w:val="-78578826"/>
                    <w:tag w:val="goog_rdk_35"/>
                  </w:sdtPr>
                  <w:sdtContent>
                    <w:r w:rsidDel="00000000" w:rsidR="00000000" w:rsidRPr="00000000">
                      <w:rPr>
                        <w:rtl w:val="0"/>
                        <w:rPrChange w:author="João Batista" w:id="6" w:date="2026-08-05T23:23:19Z">
                          <w:rPr/>
                        </w:rPrChange>
                      </w:rPr>
                      <w:delText xml:space="preserve">to establish the generality of the axis's actions</w:delText>
                    </w:r>
                  </w:sdtContent>
                </w:sdt>
                <w:commentRangeEnd w:id="1"/>
                <w:r w:rsidDel="00000000" w:rsidR="00000000" w:rsidRPr="00000000">
                  <w:commentReference w:id="1"/>
                </w:r>
                <w:sdt>
                  <w:sdtPr>
                    <w:id w:val="-46848840"/>
                    <w:tag w:val="goog_rdk_36"/>
                  </w:sdtPr>
                  <w:sdtContent>
                    <w:r w:rsidDel="00000000" w:rsidR="00000000" w:rsidRPr="00000000">
                      <w:rPr>
                        <w:rtl w:val="0"/>
                        <w:rPrChange w:author="João Batista" w:id="6" w:date="2026-08-05T23:23:19Z">
                          <w:rPr/>
                        </w:rPrChange>
                      </w:rPr>
                      <w:delText xml:space="preserve">.</w:delText>
                    </w:r>
                  </w:sdtContent>
                </w:sdt>
              </w:del>
            </w:sdtContent>
          </w:sdt>
        </w:p>
      </w:sdtContent>
    </w:sdt>
    <w:sdt>
      <w:sdtPr>
        <w:id w:val="1129241299"/>
        <w:tag w:val="goog_rdk_42"/>
      </w:sdtPr>
      <w:sdtContent>
        <w:p w:rsidR="00000000" w:rsidDel="00000000" w:rsidP="00000000" w:rsidRDefault="00000000" w:rsidRPr="00000000" w14:paraId="0000008E">
          <w:pPr>
            <w:spacing w:after="120" w:line="480" w:lineRule="auto"/>
            <w:jc w:val="both"/>
            <w:rPr>
              <w:del w:author="João Batista" w:id="5" w:date="2026-08-05T23:23:19Z"/>
              <w:rPrChange w:author="João Batista" w:id="6" w:date="2026-08-05T23:23:19Z">
                <w:rPr/>
              </w:rPrChange>
            </w:rPr>
          </w:pPr>
          <w:sdt>
            <w:sdtPr>
              <w:id w:val="1766199994"/>
              <w:tag w:val="goog_rdk_38"/>
            </w:sdtPr>
            <w:sdtContent>
              <w:del w:author="João Batista" w:id="5" w:date="2026-08-05T23:23:19Z"/>
              <w:sdt>
                <w:sdtPr>
                  <w:id w:val="-1568292397"/>
                  <w:tag w:val="goog_rdk_39"/>
                </w:sdtPr>
                <w:sdtContent>
                  <w:del w:author="João Batista" w:id="5" w:date="2026-08-05T23:23:19Z">
                    <w:r w:rsidDel="00000000" w:rsidR="00000000" w:rsidRPr="00000000">
                      <w:rPr>
                        <w:rtl w:val="0"/>
                        <w:rPrChange w:author="João Batista" w:id="6" w:date="2026-08-05T23:23:19Z">
                          <w:rPr/>
                        </w:rPrChange>
                      </w:rPr>
                      <w:delText xml:space="preserve">Sixth, the central interpretive claim of this review—that the axis regulates remodeling quality rather than growth magnitude—is coherent </w:delText>
                    </w:r>
                  </w:del>
                </w:sdtContent>
              </w:sdt>
              <w:del w:author="João Batista" w:id="5" w:date="2026-08-05T23:23:19Z">
                <w:sdt>
                  <w:sdtPr>
                    <w:id w:val="1773803683"/>
                    <w:tag w:val="goog_rdk_40"/>
                  </w:sdtPr>
                  <w:sdtContent>
                    <w:r w:rsidDel="00000000" w:rsidR="00000000" w:rsidRPr="00000000">
                      <w:rPr>
                        <w:rtl w:val="0"/>
                        <w:rPrChange w:author="João Batista" w:id="6" w:date="2026-08-05T23:23:19Z">
                          <w:rPr>
                            <w:color w:val="bf4f14"/>
                          </w:rPr>
                        </w:rPrChange>
                      </w:rPr>
                      <w:delText xml:space="preserve">with the data but largely inferential.</w:delText>
                    </w:r>
                  </w:sdtContent>
                </w:sdt>
                <w:sdt>
                  <w:sdtPr>
                    <w:id w:val="850656782"/>
                    <w:tag w:val="goog_rdk_41"/>
                  </w:sdtPr>
                  <w:sdtContent>
                    <w:r w:rsidDel="00000000" w:rsidR="00000000" w:rsidRPr="00000000">
                      <w:rPr>
                        <w:rtl w:val="0"/>
                        <w:rPrChange w:author="João Batista" w:id="6" w:date="2026-08-05T23:23:19Z">
                          <w:rPr/>
                        </w:rPrChange>
                      </w:rPr>
                      <w:delText xml:space="preserve"> Direct tests are feasible: single-cell and spatial transcriptomic dissection of myocyte and non-myocyte compartments under graded Mas modulation, quantitative separation of growth from fibrosis and angiogenesis, and time-resolved signaling maps would convert an explanatory framework into a testable mechanism.</w:delText>
                    </w:r>
                  </w:sdtContent>
                </w:sdt>
              </w:del>
            </w:sdtContent>
          </w:sdt>
        </w:p>
      </w:sdtContent>
    </w:sdt>
    <w:sdt>
      <w:sdtPr>
        <w:id w:val="691181197"/>
        <w:tag w:val="goog_rdk_50"/>
      </w:sdtPr>
      <w:sdtContent>
        <w:p w:rsidR="00000000" w:rsidDel="00000000" w:rsidP="00000000" w:rsidRDefault="00000000" w:rsidRPr="00000000" w14:paraId="0000008F">
          <w:pPr>
            <w:spacing w:after="120" w:line="480" w:lineRule="auto"/>
            <w:jc w:val="both"/>
            <w:rPr>
              <w:rPrChange w:author="João Batista" w:id="6" w:date="2026-08-05T23:23:19Z">
                <w:rPr>
                  <w:color w:val="bf4f14"/>
                </w:rPr>
              </w:rPrChange>
            </w:rPr>
          </w:pPr>
          <w:sdt>
            <w:sdtPr>
              <w:id w:val="-698785139"/>
              <w:tag w:val="goog_rdk_43"/>
            </w:sdtPr>
            <w:sdtContent>
              <w:del w:author="João Batista" w:id="5" w:date="2026-08-05T23:23:19Z"/>
              <w:sdt>
                <w:sdtPr>
                  <w:id w:val="284851989"/>
                  <w:tag w:val="goog_rdk_44"/>
                </w:sdtPr>
                <w:sdtContent>
                  <w:del w:author="João Batista" w:id="5" w:date="2026-08-05T23:23:19Z">
                    <w:r w:rsidDel="00000000" w:rsidR="00000000" w:rsidRPr="00000000">
                      <w:rPr>
                        <w:rtl w:val="0"/>
                        <w:rPrChange w:author="João Batista" w:id="6" w:date="2026-08-05T23:23:19Z">
                          <w:rPr/>
                        </w:rPrChange>
                      </w:rPr>
                      <w:delText xml:space="preserve">Finally, newer components of the protective arm, including </w:delText>
                    </w:r>
                  </w:del>
                </w:sdtContent>
              </w:sdt>
              <w:del w:author="João Batista" w:id="5" w:date="2026-08-05T23:23:19Z">
                <w:sdt>
                  <w:sdtPr>
                    <w:id w:val="-1295848343"/>
                    <w:tag w:val="goog_rdk_45"/>
                  </w:sdtPr>
                  <w:sdtContent>
                    <w:commentRangeStart w:id="2"/>
                  </w:sdtContent>
                </w:sdt>
                <w:sdt>
                  <w:sdtPr>
                    <w:id w:val="1890002724"/>
                    <w:tag w:val="goog_rdk_46"/>
                  </w:sdtPr>
                  <w:sdtContent>
                    <w:r w:rsidDel="00000000" w:rsidR="00000000" w:rsidRPr="00000000">
                      <w:rPr>
                        <w:rtl w:val="0"/>
                        <w:rPrChange w:author="João Batista" w:id="6" w:date="2026-08-05T23:23:19Z">
                          <w:rPr/>
                        </w:rPrChange>
                      </w:rPr>
                      <w:delText xml:space="preserve">alamandine-(1–5), </w:delText>
                    </w:r>
                  </w:sdtContent>
                </w:sdt>
                <w:commentRangeEnd w:id="2"/>
                <w:r w:rsidDel="00000000" w:rsidR="00000000" w:rsidRPr="00000000">
                  <w:commentReference w:id="2"/>
                </w:r>
                <w:sdt>
                  <w:sdtPr>
                    <w:id w:val="1087903653"/>
                    <w:tag w:val="goog_rdk_47"/>
                  </w:sdtPr>
                  <w:sdtContent>
                    <w:r w:rsidDel="00000000" w:rsidR="00000000" w:rsidRPr="00000000">
                      <w:rPr>
                        <w:rtl w:val="0"/>
                        <w:rPrChange w:author="João Batista" w:id="6" w:date="2026-08-05T23:23:19Z">
                          <w:rPr/>
                        </w:rPrChange>
                      </w:rPr>
                      <w:delText xml:space="preserve">are at an early stage, and their roles in cardiac hypertrophy are essentially unstudied. Addressing these limitations would reshape the therapeutic goal from suppressing growth to redirecting remodeling—selectively</w:delText>
                    </w:r>
                  </w:sdtContent>
                </w:sdt>
                <w:sdt>
                  <w:sdtPr>
                    <w:id w:val="2089147916"/>
                    <w:tag w:val="goog_rdk_48"/>
                  </w:sdtPr>
                  <w:sdtContent>
                    <w:r w:rsidDel="00000000" w:rsidR="00000000" w:rsidRPr="00000000">
                      <w:rPr>
                        <w:rtl w:val="0"/>
                        <w:rPrChange w:author="João Batista" w:id="6" w:date="2026-08-05T23:23:19Z">
                          <w:rPr>
                            <w:color w:val="bf4f14"/>
                          </w:rPr>
                        </w:rPrChange>
                      </w:rPr>
                      <w:delText xml:space="preserve"> opposing pathological hypertrophy while preserving, or even promoting, the physiological response.</w:delText>
                    </w:r>
                  </w:sdtContent>
                </w:sdt>
              </w:del>
            </w:sdtContent>
          </w:sdt>
          <w:sdt>
            <w:sdtPr>
              <w:id w:val="1817371268"/>
              <w:tag w:val="goog_rdk_49"/>
            </w:sdtPr>
            <w:sdtContent>
              <w:r w:rsidDel="00000000" w:rsidR="00000000" w:rsidRPr="00000000">
                <w:rPr>
                  <w:rtl w:val="0"/>
                </w:rPr>
              </w:r>
            </w:sdtContent>
          </w:sdt>
        </w:p>
      </w:sdtContent>
    </w:sdt>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0" w:line="360" w:lineRule="auto"/>
        <w:ind w:left="360" w:firstLine="0"/>
        <w:jc w:val="both"/>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91">
      <w:pPr>
        <w:numPr>
          <w:ilvl w:val="0"/>
          <w:numId w:val="1"/>
        </w:numPr>
        <w:pBdr>
          <w:top w:space="0" w:sz="0" w:val="nil"/>
          <w:left w:space="0" w:sz="0" w:val="nil"/>
          <w:bottom w:space="0" w:sz="0" w:val="nil"/>
          <w:right w:space="0" w:sz="0" w:val="nil"/>
          <w:between w:space="0" w:sz="0" w:val="nil"/>
        </w:pBdr>
        <w:spacing w:after="0" w:line="360" w:lineRule="auto"/>
        <w:ind w:left="360" w:hanging="360"/>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w:t>
      </w:r>
      <w:r w:rsidDel="00000000" w:rsidR="00000000" w:rsidRPr="00000000">
        <w:rPr>
          <w:rFonts w:ascii="Arial" w:cs="Arial" w:eastAsia="Arial" w:hAnsi="Arial"/>
          <w:b w:val="1"/>
          <w:bCs w:val="1"/>
          <w:sz w:val="24"/>
          <w:szCs w:val="24"/>
          <w:rtl w:val="0"/>
        </w:rPr>
        <w:t xml:space="preserve">oncluding remarks</w:t>
      </w: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0" w:line="360" w:lineRule="auto"/>
        <w:ind w:firstLine="720"/>
        <w:jc w:val="both"/>
        <w:rPr>
          <w:rFonts w:ascii="Arial" w:cs="Arial" w:eastAsia="Arial" w:hAnsi="Arial"/>
          <w:sz w:val="24"/>
          <w:szCs w:val="24"/>
        </w:rPr>
      </w:pPr>
      <w:r w:rsidDel="00000000" w:rsidR="00000000" w:rsidRPr="00000000">
        <w:rPr>
          <w:rtl w:val="0"/>
        </w:rPr>
      </w:r>
    </w:p>
    <w:sdt>
      <w:sdtPr>
        <w:id w:val="-679626865"/>
        <w:tag w:val="goog_rdk_54"/>
      </w:sdtPr>
      <w:sdtContent>
        <w:p w:rsidR="00000000" w:rsidDel="00000000" w:rsidP="00000000" w:rsidRDefault="00000000" w:rsidRPr="00000000" w14:paraId="00000093">
          <w:pPr>
            <w:spacing w:after="240" w:before="240" w:line="480" w:lineRule="auto"/>
            <w:jc w:val="both"/>
            <w:rPr>
              <w:ins w:author="João Batista" w:id="7" w:date="2026-08-05T16:03:18Z"/>
              <w:rFonts w:ascii="Arial" w:cs="Arial" w:eastAsia="Arial" w:hAnsi="Arial"/>
              <w:sz w:val="24"/>
              <w:szCs w:val="24"/>
              <w:rPrChange w:author="João Batista" w:id="8" w:date="2026-08-05T16:03:18Z">
                <w:rPr>
                  <w:rFonts w:ascii="Arial" w:cs="Arial" w:eastAsia="Arial" w:hAnsi="Arial"/>
                  <w:sz w:val="24"/>
                  <w:szCs w:val="24"/>
                </w:rPr>
              </w:rPrChange>
            </w:rPr>
          </w:pPr>
          <w:sdt>
            <w:sdtPr>
              <w:id w:val="1441201569"/>
              <w:tag w:val="goog_rdk_52"/>
            </w:sdtPr>
            <w:sdtContent>
              <w:ins w:author="João Batista" w:id="7" w:date="2026-08-05T16:03:18Z"/>
              <w:sdt>
                <w:sdtPr>
                  <w:id w:val="1064935400"/>
                  <w:tag w:val="goog_rdk_53"/>
                </w:sdtPr>
                <w:sdtContent>
                  <w:ins w:author="João Batista" w:id="7" w:date="2026-08-05T16:03:18Z">
                    <w:r w:rsidDel="00000000" w:rsidR="00000000" w:rsidRPr="00000000">
                      <w:rPr>
                        <w:rFonts w:ascii="Arial" w:cs="Arial" w:eastAsia="Arial" w:hAnsi="Arial"/>
                        <w:sz w:val="24"/>
                        <w:szCs w:val="24"/>
                        <w:rtl w:val="0"/>
                        <w:rPrChange w:author="João Batista" w:id="8" w:date="2026-08-05T16:03:18Z">
                          <w:rPr>
                            <w:rFonts w:ascii="Arial" w:cs="Arial" w:eastAsia="Arial" w:hAnsi="Arial"/>
                            <w:sz w:val="24"/>
                            <w:szCs w:val="24"/>
                          </w:rPr>
                        </w:rPrChange>
                      </w:rPr>
                      <w:t xml:space="preserve">The ACE2/Ang-(1–7)/Mas axis exerts a dual, context-dependent influence on cardiac hypertrophy. In pathological settings, its activation attenuates cardiomyocyte hypertrophy, fibrosis, oxidative stress, inflammation, and ventricular dysfunction across genetic, enzymatic, and pharmacological approaches, which positions stimulation of the protective arm as a rational complement or alternative to classical RAS blockade, pending clinical validation. In physiological settings, the axis is required for the adaptive growth induced by exercise and, on more limited evidence, for the cardiac remodeling of pregnancy.</w:t>
                    </w:r>
                  </w:ins>
                </w:sdtContent>
              </w:sdt>
              <w:ins w:author="João Batista" w:id="7" w:date="2026-08-05T16:03:18Z"/>
            </w:sdtContent>
          </w:sdt>
        </w:p>
      </w:sdtContent>
    </w:sdt>
    <w:sdt>
      <w:sdtPr>
        <w:id w:val="1794164902"/>
        <w:tag w:val="goog_rdk_57"/>
      </w:sdtPr>
      <w:sdtContent>
        <w:p w:rsidR="00000000" w:rsidDel="00000000" w:rsidP="00000000" w:rsidRDefault="00000000" w:rsidRPr="00000000" w14:paraId="00000094">
          <w:pPr>
            <w:spacing w:after="240" w:before="240" w:line="480" w:lineRule="auto"/>
            <w:jc w:val="both"/>
            <w:rPr>
              <w:ins w:author="João Batista" w:id="7" w:date="2026-08-05T16:03:18Z"/>
              <w:rFonts w:ascii="Arial" w:cs="Arial" w:eastAsia="Arial" w:hAnsi="Arial"/>
              <w:sz w:val="24"/>
              <w:szCs w:val="24"/>
              <w:rPrChange w:author="João Batista" w:id="8" w:date="2026-08-05T16:03:18Z">
                <w:rPr>
                  <w:rFonts w:ascii="Arial" w:cs="Arial" w:eastAsia="Arial" w:hAnsi="Arial"/>
                  <w:sz w:val="24"/>
                  <w:szCs w:val="24"/>
                </w:rPr>
              </w:rPrChange>
            </w:rPr>
          </w:pPr>
          <w:sdt>
            <w:sdtPr>
              <w:id w:val="1530118112"/>
              <w:tag w:val="goog_rdk_55"/>
            </w:sdtPr>
            <w:sdtContent>
              <w:ins w:author="João Batista" w:id="7" w:date="2026-08-05T16:03:18Z"/>
              <w:sdt>
                <w:sdtPr>
                  <w:id w:val="51424602"/>
                  <w:tag w:val="goog_rdk_56"/>
                </w:sdtPr>
                <w:sdtContent>
                  <w:ins w:author="João Batista" w:id="7" w:date="2026-08-05T16:03:18Z">
                    <w:r w:rsidDel="00000000" w:rsidR="00000000" w:rsidRPr="00000000">
                      <w:rPr>
                        <w:rFonts w:ascii="Arial" w:cs="Arial" w:eastAsia="Arial" w:hAnsi="Arial"/>
                        <w:sz w:val="24"/>
                        <w:szCs w:val="24"/>
                        <w:rtl w:val="0"/>
                        <w:rPrChange w:author="João Batista" w:id="8" w:date="2026-08-05T16:03:18Z">
                          <w:rPr>
                            <w:rFonts w:ascii="Arial" w:cs="Arial" w:eastAsia="Arial" w:hAnsi="Arial"/>
                            <w:sz w:val="24"/>
                            <w:szCs w:val="24"/>
                          </w:rPr>
                        </w:rPrChange>
                      </w:rPr>
                      <w:t xml:space="preserve">We have argued that these opposite roles express a single function: regulation of the quality rather than the magnitude of remodeling. The most informative contrast is genetic, since Mas deletion preserves the magnitude of exercise-induced hypertrophy while altering its composition, whereas ACE2 deletion abolishes the growth response. Consistent with this interpretation, the effectors repressed by Mas signaling correspond to those that define the maladaptive program, and the pathways it sustains correspond to those that characterize adaptive growth, although this correspondence has been established mainly in pathological models and requires direct testing in physiological ones.</w:t>
                    </w:r>
                  </w:ins>
                </w:sdtContent>
              </w:sdt>
              <w:ins w:author="João Batista" w:id="7" w:date="2026-08-05T16:03:18Z"/>
            </w:sdtContent>
          </w:sdt>
        </w:p>
      </w:sdtContent>
    </w:sdt>
    <w:sdt>
      <w:sdtPr>
        <w:id w:val="913500988"/>
        <w:tag w:val="goog_rdk_60"/>
      </w:sdtPr>
      <w:sdtContent>
        <w:p w:rsidR="00000000" w:rsidDel="00000000" w:rsidP="00000000" w:rsidRDefault="00000000" w:rsidRPr="00000000" w14:paraId="00000095">
          <w:pPr>
            <w:spacing w:after="240" w:before="240" w:line="480" w:lineRule="auto"/>
            <w:jc w:val="both"/>
            <w:rPr>
              <w:ins w:author="João Batista" w:id="7" w:date="2026-08-05T16:03:18Z"/>
              <w:rFonts w:ascii="Arial" w:cs="Arial" w:eastAsia="Arial" w:hAnsi="Arial"/>
              <w:sz w:val="24"/>
              <w:szCs w:val="24"/>
              <w:rPrChange w:author="João Batista" w:id="8" w:date="2026-08-05T16:03:18Z">
                <w:rPr>
                  <w:rFonts w:ascii="Arial" w:cs="Arial" w:eastAsia="Arial" w:hAnsi="Arial"/>
                  <w:sz w:val="24"/>
                  <w:szCs w:val="24"/>
                </w:rPr>
              </w:rPrChange>
            </w:rPr>
          </w:pPr>
          <w:sdt>
            <w:sdtPr>
              <w:id w:val="-437617079"/>
              <w:tag w:val="goog_rdk_58"/>
            </w:sdtPr>
            <w:sdtContent>
              <w:ins w:author="João Batista" w:id="7" w:date="2026-08-05T16:03:18Z"/>
              <w:sdt>
                <w:sdtPr>
                  <w:id w:val="1978954999"/>
                  <w:tag w:val="goog_rdk_59"/>
                </w:sdtPr>
                <w:sdtContent>
                  <w:ins w:author="João Batista" w:id="7" w:date="2026-08-05T16:03:18Z">
                    <w:r w:rsidDel="00000000" w:rsidR="00000000" w:rsidRPr="00000000">
                      <w:rPr>
                        <w:rFonts w:ascii="Arial" w:cs="Arial" w:eastAsia="Arial" w:hAnsi="Arial"/>
                        <w:sz w:val="24"/>
                        <w:szCs w:val="24"/>
                        <w:rtl w:val="0"/>
                        <w:rPrChange w:author="João Batista" w:id="8" w:date="2026-08-05T16:03:18Z">
                          <w:rPr>
                            <w:rFonts w:ascii="Arial" w:cs="Arial" w:eastAsia="Arial" w:hAnsi="Arial"/>
                            <w:sz w:val="24"/>
                            <w:szCs w:val="24"/>
                          </w:rPr>
                        </w:rPrChange>
                      </w:rPr>
                      <w:t xml:space="preserve">From this standpoint, the therapeutic objective is not the suppression of cardiomyocyte growth but its redirection toward an adaptive phenotype. Determining how the axis distinguishes adaptive from maladaptive remodeling, and closing the translational, mechanistic, and methodological gaps outlined above, would define whether this objective is attainable.</w:t>
                    </w:r>
                  </w:ins>
                </w:sdtContent>
              </w:sdt>
              <w:ins w:author="João Batista" w:id="7" w:date="2026-08-05T16:03:18Z"/>
            </w:sdtContent>
          </w:sdt>
        </w:p>
      </w:sdtContent>
    </w:sdt>
    <w:sdt>
      <w:sdtPr>
        <w:id w:val="-241275675"/>
        <w:tag w:val="goog_rdk_64"/>
      </w:sdtPr>
      <w:sdtContent>
        <w:p w:rsidR="00000000" w:rsidDel="00000000" w:rsidP="00000000" w:rsidRDefault="00000000" w:rsidRPr="00000000" w14:paraId="00000096">
          <w:pPr>
            <w:pBdr>
              <w:top w:space="0" w:sz="0" w:val="nil"/>
              <w:left w:space="0" w:sz="0" w:val="nil"/>
              <w:bottom w:space="0" w:sz="0" w:val="nil"/>
              <w:right w:space="0" w:sz="0" w:val="nil"/>
              <w:between w:space="0" w:sz="0" w:val="nil"/>
            </w:pBdr>
            <w:spacing w:after="0" w:line="360" w:lineRule="auto"/>
            <w:ind w:firstLine="720"/>
            <w:jc w:val="both"/>
            <w:rPr>
              <w:del w:author="João Batista" w:id="7" w:date="2026-08-05T16:03:18Z"/>
              <w:rFonts w:ascii="Arial" w:cs="Arial" w:eastAsia="Arial" w:hAnsi="Arial"/>
              <w:sz w:val="24"/>
              <w:szCs w:val="24"/>
              <w:rPrChange w:author="João Batista" w:id="8" w:date="2026-08-05T16:03:18Z">
                <w:rPr>
                  <w:rFonts w:ascii="Arial" w:cs="Arial" w:eastAsia="Arial" w:hAnsi="Arial"/>
                  <w:sz w:val="24"/>
                  <w:szCs w:val="24"/>
                </w:rPr>
              </w:rPrChange>
            </w:rPr>
          </w:pPr>
          <w:sdt>
            <w:sdtPr>
              <w:id w:val="-451494660"/>
              <w:tag w:val="goog_rdk_62"/>
            </w:sdtPr>
            <w:sdtContent>
              <w:del w:author="João Batista" w:id="7" w:date="2026-08-05T16:03:18Z"/>
              <w:sdt>
                <w:sdtPr>
                  <w:id w:val="224262789"/>
                  <w:tag w:val="goog_rdk_63"/>
                </w:sdtPr>
                <w:sdtContent>
                  <w:del w:author="João Batista" w:id="7" w:date="2026-08-05T16:03:18Z">
                    <w:r w:rsidDel="00000000" w:rsidR="00000000" w:rsidRPr="00000000">
                      <w:rPr>
                        <w:rFonts w:ascii="Arial" w:cs="Arial" w:eastAsia="Arial" w:hAnsi="Arial"/>
                        <w:sz w:val="24"/>
                        <w:szCs w:val="24"/>
                        <w:rtl w:val="0"/>
                        <w:rPrChange w:author="João Batista" w:id="8" w:date="2026-08-05T16:03:18Z">
                          <w:rPr>
                            <w:rFonts w:ascii="Arial" w:cs="Arial" w:eastAsia="Arial" w:hAnsi="Arial"/>
                            <w:sz w:val="24"/>
                            <w:szCs w:val="24"/>
                          </w:rPr>
                        </w:rPrChange>
                      </w:rPr>
                      <w:delText xml:space="preserve">Accumulating evidence demonstrates that ACE2/Ang-(1–7)/Mas axis exerts a dual and context-dependent role in cardiac hypertrophy. In pathological settings, activation of this axis consistently attenuates cardiomyocyte hypertrophy, fibrosis, oxidative stress, inflammation, and ventricular dysfunction. These findings support the concept that stimulation of the protective arm of the RAS may represent an attractive alternative or complementary strategy to classical RAS blockade for the prevention and treatment of pathological cardiac remodeling. Nevertheless, this promising therapeutic perspective still requires validation through well-designed clinical studies.</w:delText>
                    </w:r>
                  </w:del>
                </w:sdtContent>
              </w:sdt>
              <w:del w:author="João Batista" w:id="7" w:date="2026-08-05T16:03:18Z"/>
            </w:sdtContent>
          </w:sdt>
        </w:p>
      </w:sdtContent>
    </w:sdt>
    <w:sdt>
      <w:sdtPr>
        <w:id w:val="1514783001"/>
        <w:tag w:val="goog_rdk_67"/>
      </w:sdtPr>
      <w:sdtContent>
        <w:p w:rsidR="00000000" w:rsidDel="00000000" w:rsidP="00000000" w:rsidRDefault="00000000" w:rsidRPr="00000000" w14:paraId="00000097">
          <w:pPr>
            <w:pBdr>
              <w:top w:space="0" w:sz="0" w:val="nil"/>
              <w:left w:space="0" w:sz="0" w:val="nil"/>
              <w:bottom w:space="0" w:sz="0" w:val="nil"/>
              <w:right w:space="0" w:sz="0" w:val="nil"/>
              <w:between w:space="0" w:sz="0" w:val="nil"/>
            </w:pBdr>
            <w:spacing w:after="0" w:line="360" w:lineRule="auto"/>
            <w:ind w:firstLine="720"/>
            <w:jc w:val="both"/>
            <w:rPr>
              <w:del w:author="João Batista" w:id="7" w:date="2026-08-05T16:03:18Z"/>
              <w:rFonts w:ascii="Arial" w:cs="Arial" w:eastAsia="Arial" w:hAnsi="Arial"/>
              <w:sz w:val="24"/>
              <w:szCs w:val="24"/>
              <w:rPrChange w:author="João Batista" w:id="8" w:date="2026-08-05T16:03:18Z">
                <w:rPr>
                  <w:rFonts w:ascii="Arial" w:cs="Arial" w:eastAsia="Arial" w:hAnsi="Arial"/>
                  <w:sz w:val="24"/>
                  <w:szCs w:val="24"/>
                </w:rPr>
              </w:rPrChange>
            </w:rPr>
          </w:pPr>
          <w:sdt>
            <w:sdtPr>
              <w:id w:val="-1917569958"/>
              <w:tag w:val="goog_rdk_65"/>
            </w:sdtPr>
            <w:sdtContent>
              <w:del w:author="João Batista" w:id="7" w:date="2026-08-05T16:03:18Z"/>
              <w:sdt>
                <w:sdtPr>
                  <w:id w:val="-1488799797"/>
                  <w:tag w:val="goog_rdk_66"/>
                </w:sdtPr>
                <w:sdtContent>
                  <w:del w:author="João Batista" w:id="7" w:date="2026-08-05T16:03:18Z">
                    <w:r w:rsidDel="00000000" w:rsidR="00000000" w:rsidRPr="00000000">
                      <w:rPr>
                        <w:rFonts w:ascii="Arial" w:cs="Arial" w:eastAsia="Arial" w:hAnsi="Arial"/>
                        <w:sz w:val="24"/>
                        <w:szCs w:val="24"/>
                        <w:rtl w:val="0"/>
                        <w:rPrChange w:author="João Batista" w:id="8" w:date="2026-08-05T16:03:18Z">
                          <w:rPr>
                            <w:rFonts w:ascii="Arial" w:cs="Arial" w:eastAsia="Arial" w:hAnsi="Arial"/>
                            <w:sz w:val="24"/>
                            <w:szCs w:val="24"/>
                          </w:rPr>
                        </w:rPrChange>
                      </w:rPr>
                      <w:delText xml:space="preserve">Conversely, emerging evidence indicates that the ACE2/Ang-(1–7)/Mas axis is not merely an antihypertrophic system. During physiological conditions such as exercise training and pregnancy, this pathway appears to actively participate in adaptive cardiac growth, contributing to the development of physiological hypertrophy while preserving myocardial structure and function. These observations suggest that the seemingly opposite roles of the ACE2/Ang-(1–7)/Mas axis in pathological and physiological hypertrophy reflect a single coherent function: the regulation of remodeling quality rather than growth magnitude. The effectors repressed by Mas signaling, namely calcineurin/NFAT, MAPK cascades, TGF-β/Smad, and ROS generation, are precisely those that define the maladaptive program, whereas the pathways it sustains, including PI3K/Akt, NO/cGMP, FOXO3-dependent antioxidant defenses, and angiogenesis matched to myocyte growth, are those that characterize adaptive cardiac growth. From this standpoint, the axis is not a generic brake on cardiomyocyte enlargement; it biases the myocardium away from fibrosis, oxidative stress, and contractile dysfunction and toward structurally and energetically favorable remodeling. This reframing explains why a single pathway can restrain hypertrophy in hypertension or pressure overload while being required for healthy cardiac growth during exercise and pregnancy, and it reshapes the therapeutic goal: activation of the protective arm should aim not merely to suppress growth, but to redirect remodeling toward an adaptive phenotype, selectively opposing pathological hypertrophy while preserving, or even promoting, the physiological response.</w:delText>
                    </w:r>
                  </w:del>
                </w:sdtContent>
              </w:sdt>
              <w:del w:author="João Batista" w:id="7" w:date="2026-08-05T16:03:18Z"/>
            </w:sdtContent>
          </w:sdt>
        </w:p>
      </w:sdtContent>
    </w:sdt>
    <w:sdt>
      <w:sdtPr>
        <w:id w:val="2048607410"/>
        <w:tag w:val="goog_rdk_72"/>
      </w:sdtPr>
      <w:sdtContent>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0" w:line="360" w:lineRule="auto"/>
            <w:ind w:firstLine="720"/>
            <w:jc w:val="both"/>
            <w:rPr>
              <w:del w:author="João Batista" w:id="7" w:date="2026-08-05T16:03:18Z"/>
              <w:rFonts w:ascii="Arial" w:cs="Arial" w:eastAsia="Arial" w:hAnsi="Arial"/>
              <w:sz w:val="24"/>
              <w:szCs w:val="24"/>
              <w:rPrChange w:author="João Batista" w:id="8" w:date="2026-08-05T16:03:18Z">
                <w:rPr>
                  <w:rFonts w:ascii="Arial" w:cs="Arial" w:eastAsia="Arial" w:hAnsi="Arial"/>
                  <w:sz w:val="24"/>
                  <w:szCs w:val="24"/>
                </w:rPr>
              </w:rPrChange>
            </w:rPr>
          </w:pPr>
          <w:sdt>
            <w:sdtPr>
              <w:id w:val="1459556388"/>
              <w:tag w:val="goog_rdk_68"/>
            </w:sdtPr>
            <w:sdtContent>
              <w:del w:author="João Batista" w:id="7" w:date="2026-08-05T16:03:18Z"/>
              <w:sdt>
                <w:sdtPr>
                  <w:id w:val="-1538372049"/>
                  <w:tag w:val="goog_rdk_69"/>
                </w:sdtPr>
                <w:sdtContent>
                  <w:commentRangeStart w:id="3"/>
                </w:sdtContent>
              </w:sdt>
              <w:del w:author="João Batista" w:id="7" w:date="2026-08-05T16:03:18Z">
                <w:sdt>
                  <w:sdtPr>
                    <w:id w:val="1402753545"/>
                    <w:tag w:val="goog_rdk_70"/>
                  </w:sdtPr>
                  <w:sdtContent>
                    <w:r w:rsidDel="00000000" w:rsidR="00000000" w:rsidRPr="00000000">
                      <w:rPr>
                        <w:rFonts w:ascii="Arial" w:cs="Arial" w:eastAsia="Arial" w:hAnsi="Arial"/>
                        <w:sz w:val="24"/>
                        <w:szCs w:val="24"/>
                        <w:rtl w:val="0"/>
                        <w:rPrChange w:author="João Batista" w:id="8" w:date="2026-08-05T16:03:18Z">
                          <w:rPr>
                            <w:rFonts w:ascii="Arial" w:cs="Arial" w:eastAsia="Arial" w:hAnsi="Arial"/>
                            <w:sz w:val="24"/>
                            <w:szCs w:val="24"/>
                          </w:rPr>
                        </w:rPrChange>
                      </w:rPr>
                      <w:delText xml:space="preserve">A deeper understanding of the mechanisms through which the ACE2/Ang-(1–7)/Mas axis distinguishes adaptive from maladaptive remodeling may provide new opportunities for the development of therapies capable of selectively suppressing pathological hypertrophy while preserving, or even promoting, beneficial cardiac growth.</w:delText>
                    </w:r>
                  </w:sdtContent>
                </w:sdt>
                <w:commentRangeEnd w:id="3"/>
                <w:r w:rsidDel="00000000" w:rsidR="00000000" w:rsidRPr="00000000">
                  <w:commentReference w:id="3"/>
                </w:r>
                <w:sdt>
                  <w:sdtPr>
                    <w:id w:val="545405684"/>
                    <w:tag w:val="goog_rdk_71"/>
                  </w:sdtPr>
                  <w:sdtContent>
                    <w:r w:rsidDel="00000000" w:rsidR="00000000" w:rsidRPr="00000000">
                      <w:rPr>
                        <w:rtl w:val="0"/>
                      </w:rPr>
                    </w:r>
                  </w:sdtContent>
                </w:sdt>
              </w:del>
            </w:sdtContent>
          </w:sdt>
        </w:p>
      </w:sdtContent>
    </w:sdt>
    <w:sdt>
      <w:sdtPr>
        <w:id w:val="1194146261"/>
        <w:tag w:val="goog_rdk_78"/>
      </w:sdtPr>
      <w:sdtContent>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0" w:line="360" w:lineRule="auto"/>
            <w:ind w:firstLine="720"/>
            <w:jc w:val="both"/>
            <w:rPr>
              <w:ins w:author="Carlos Castro" w:id="9" w:date="2026-07-29T14:47:00Z"/>
              <w:del w:author="João Batista" w:id="7" w:date="2026-08-05T16:03:18Z"/>
              <w:rFonts w:ascii="Arial" w:cs="Arial" w:eastAsia="Arial" w:hAnsi="Arial"/>
              <w:sz w:val="24"/>
              <w:szCs w:val="24"/>
              <w:rPrChange w:author="João Batista" w:id="8" w:date="2026-08-05T16:03:18Z">
                <w:rPr>
                  <w:rFonts w:ascii="Arial" w:cs="Arial" w:eastAsia="Arial" w:hAnsi="Arial"/>
                  <w:b w:val="1"/>
                  <w:bCs w:val="1"/>
                  <w:color w:val="000000"/>
                  <w:sz w:val="24"/>
                  <w:szCs w:val="24"/>
                </w:rPr>
              </w:rPrChange>
            </w:rPr>
          </w:pPr>
          <w:sdt>
            <w:sdtPr>
              <w:id w:val="-1254851139"/>
              <w:tag w:val="goog_rdk_75"/>
            </w:sdtPr>
            <w:sdtContent>
              <w:ins w:author="Carlos Castro" w:id="9" w:date="2026-07-29T14:47:00Z">
                <w:sdt>
                  <w:sdtPr>
                    <w:id w:val="1234181587"/>
                    <w:tag w:val="goog_rdk_76"/>
                  </w:sdtPr>
                  <w:sdtContent>
                    <w:del w:author="João Batista" w:id="7" w:date="2026-08-05T16:03:18Z"/>
                  </w:sdtContent>
                </w:sdt>
              </w:ins>
              <w:sdt>
                <w:sdtPr>
                  <w:id w:val="-65765010"/>
                  <w:tag w:val="goog_rdk_77"/>
                </w:sdtPr>
                <w:sdtContent>
                  <w:ins w:author="Carlos Castro" w:id="9" w:date="2026-07-29T14:47:00Z">
                    <w:del w:author="João Batista" w:id="7" w:date="2026-08-05T16:03:18Z">
                      <w:r w:rsidDel="00000000" w:rsidR="00000000" w:rsidRPr="00000000">
                        <w:rPr>
                          <w:rtl w:val="0"/>
                        </w:rPr>
                      </w:r>
                    </w:del>
                  </w:ins>
                </w:sdtContent>
              </w:sdt>
              <w:ins w:author="Carlos Castro" w:id="9" w:date="2026-07-29T14:47:00Z">
                <w:del w:author="João Batista" w:id="7" w:date="2026-08-05T16:03:18Z"/>
              </w:ins>
            </w:sdtContent>
          </w:sdt>
        </w:p>
      </w:sdtContent>
    </w:sdt>
    <w:sdt>
      <w:sdtPr>
        <w:id w:val="-145900333"/>
        <w:tag w:val="goog_rdk_82"/>
      </w:sdtPr>
      <w:sdtContent>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0" w:line="360" w:lineRule="auto"/>
            <w:ind w:firstLine="720"/>
            <w:jc w:val="both"/>
            <w:rPr>
              <w:ins w:author="Carlos Castro" w:id="9" w:date="2026-07-29T14:47:00Z"/>
              <w:del w:author="João Batista" w:id="7" w:date="2026-08-05T16:03:18Z"/>
              <w:rFonts w:ascii="Arial" w:cs="Arial" w:eastAsia="Arial" w:hAnsi="Arial"/>
              <w:sz w:val="24"/>
              <w:szCs w:val="24"/>
              <w:rPrChange w:author="João Batista" w:id="8" w:date="2026-08-05T16:03:18Z">
                <w:rPr>
                  <w:rFonts w:ascii="Arial" w:cs="Arial" w:eastAsia="Arial" w:hAnsi="Arial"/>
                  <w:b w:val="1"/>
                  <w:bCs w:val="1"/>
                  <w:color w:val="000000"/>
                  <w:sz w:val="24"/>
                  <w:szCs w:val="24"/>
                </w:rPr>
              </w:rPrChange>
            </w:rPr>
          </w:pPr>
          <w:sdt>
            <w:sdtPr>
              <w:id w:val="1267390418"/>
              <w:tag w:val="goog_rdk_79"/>
            </w:sdtPr>
            <w:sdtContent>
              <w:ins w:author="Carlos Castro" w:id="9" w:date="2026-07-29T14:47:00Z">
                <w:sdt>
                  <w:sdtPr>
                    <w:id w:val="-1999912871"/>
                    <w:tag w:val="goog_rdk_80"/>
                  </w:sdtPr>
                  <w:sdtContent>
                    <w:del w:author="João Batista" w:id="7" w:date="2026-08-05T16:03:18Z"/>
                  </w:sdtContent>
                </w:sdt>
              </w:ins>
              <w:sdt>
                <w:sdtPr>
                  <w:id w:val="114902187"/>
                  <w:tag w:val="goog_rdk_81"/>
                </w:sdtPr>
                <w:sdtContent>
                  <w:ins w:author="Carlos Castro" w:id="9" w:date="2026-07-29T14:47:00Z">
                    <w:del w:author="João Batista" w:id="7" w:date="2026-08-05T16:03:18Z">
                      <w:r w:rsidDel="00000000" w:rsidR="00000000" w:rsidRPr="00000000">
                        <w:rPr>
                          <w:rtl w:val="0"/>
                        </w:rPr>
                      </w:r>
                    </w:del>
                  </w:ins>
                </w:sdtContent>
              </w:sdt>
              <w:ins w:author="Carlos Castro" w:id="9" w:date="2026-07-29T14:47:00Z">
                <w:del w:author="João Batista" w:id="7" w:date="2026-08-05T16:03:18Z"/>
              </w:ins>
            </w:sdtContent>
          </w:sdt>
        </w:p>
      </w:sdtContent>
    </w:sdt>
    <w:sdt>
      <w:sdtPr>
        <w:id w:val="2054484298"/>
        <w:tag w:val="goog_rdk_86"/>
      </w:sdtPr>
      <w:sdtContent>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0" w:line="360" w:lineRule="auto"/>
            <w:ind w:firstLine="720"/>
            <w:jc w:val="both"/>
            <w:rPr>
              <w:ins w:author="Carlos Castro" w:id="9" w:date="2026-07-29T14:47:00Z"/>
              <w:del w:author="João Batista" w:id="7" w:date="2026-08-05T16:03:18Z"/>
              <w:rFonts w:ascii="Arial" w:cs="Arial" w:eastAsia="Arial" w:hAnsi="Arial"/>
              <w:sz w:val="24"/>
              <w:szCs w:val="24"/>
              <w:rPrChange w:author="João Batista" w:id="8" w:date="2026-08-05T16:03:18Z">
                <w:rPr>
                  <w:rFonts w:ascii="Arial" w:cs="Arial" w:eastAsia="Arial" w:hAnsi="Arial"/>
                  <w:b w:val="1"/>
                  <w:bCs w:val="1"/>
                  <w:color w:val="000000"/>
                  <w:sz w:val="24"/>
                  <w:szCs w:val="24"/>
                </w:rPr>
              </w:rPrChange>
            </w:rPr>
          </w:pPr>
          <w:sdt>
            <w:sdtPr>
              <w:id w:val="538056790"/>
              <w:tag w:val="goog_rdk_83"/>
            </w:sdtPr>
            <w:sdtContent>
              <w:ins w:author="Carlos Castro" w:id="9" w:date="2026-07-29T14:47:00Z">
                <w:sdt>
                  <w:sdtPr>
                    <w:id w:val="-1589036508"/>
                    <w:tag w:val="goog_rdk_84"/>
                  </w:sdtPr>
                  <w:sdtContent>
                    <w:del w:author="João Batista" w:id="7" w:date="2026-08-05T16:03:18Z"/>
                  </w:sdtContent>
                </w:sdt>
              </w:ins>
              <w:sdt>
                <w:sdtPr>
                  <w:id w:val="593664840"/>
                  <w:tag w:val="goog_rdk_85"/>
                </w:sdtPr>
                <w:sdtContent>
                  <w:ins w:author="Carlos Castro" w:id="9" w:date="2026-07-29T14:47:00Z">
                    <w:del w:author="João Batista" w:id="7" w:date="2026-08-05T16:03:18Z">
                      <w:r w:rsidDel="00000000" w:rsidR="00000000" w:rsidRPr="00000000">
                        <w:rPr>
                          <w:rFonts w:ascii="Arial" w:cs="Arial" w:eastAsia="Arial" w:hAnsi="Arial"/>
                          <w:sz w:val="24"/>
                          <w:szCs w:val="24"/>
                          <w:rtl w:val="0"/>
                          <w:rPrChange w:author="João Batista" w:id="8" w:date="2026-08-05T16:03:18Z">
                            <w:rPr>
                              <w:rFonts w:ascii="Arial" w:cs="Arial" w:eastAsia="Arial" w:hAnsi="Arial"/>
                              <w:b w:val="1"/>
                              <w:bCs w:val="1"/>
                              <w:color w:val="000000"/>
                              <w:sz w:val="24"/>
                              <w:szCs w:val="24"/>
                            </w:rPr>
                          </w:rPrChange>
                        </w:rPr>
                        <w:delText xml:space="preserve">OU DEIXAR A VERSÃO DO JOÃO??</w:delText>
                      </w:r>
                    </w:del>
                  </w:ins>
                </w:sdtContent>
              </w:sdt>
              <w:ins w:author="Carlos Castro" w:id="9" w:date="2026-07-29T14:47:00Z">
                <w:del w:author="João Batista" w:id="7" w:date="2026-08-05T16:03:18Z"/>
              </w:ins>
            </w:sdtContent>
          </w:sdt>
        </w:p>
      </w:sdtContent>
    </w:sdt>
    <w:sdt>
      <w:sdtPr>
        <w:id w:val="288972796"/>
        <w:tag w:val="goog_rdk_90"/>
      </w:sdtPr>
      <w:sdtContent>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0" w:line="360" w:lineRule="auto"/>
            <w:ind w:firstLine="720"/>
            <w:jc w:val="both"/>
            <w:rPr>
              <w:ins w:author="Carlos Castro" w:id="9" w:date="2026-07-29T14:47:00Z"/>
              <w:del w:author="João Batista" w:id="7" w:date="2026-08-05T16:03:18Z"/>
              <w:rFonts w:ascii="Arial" w:cs="Arial" w:eastAsia="Arial" w:hAnsi="Arial"/>
              <w:sz w:val="24"/>
              <w:szCs w:val="24"/>
              <w:rPrChange w:author="João Batista" w:id="8" w:date="2026-08-05T16:03:18Z">
                <w:rPr>
                  <w:rFonts w:ascii="Arial" w:cs="Arial" w:eastAsia="Arial" w:hAnsi="Arial"/>
                  <w:b w:val="1"/>
                  <w:bCs w:val="1"/>
                  <w:color w:val="000000"/>
                  <w:sz w:val="24"/>
                  <w:szCs w:val="24"/>
                </w:rPr>
              </w:rPrChange>
            </w:rPr>
          </w:pPr>
          <w:sdt>
            <w:sdtPr>
              <w:id w:val="-218391579"/>
              <w:tag w:val="goog_rdk_87"/>
            </w:sdtPr>
            <w:sdtContent>
              <w:ins w:author="Carlos Castro" w:id="9" w:date="2026-07-29T14:47:00Z">
                <w:sdt>
                  <w:sdtPr>
                    <w:id w:val="-1629158557"/>
                    <w:tag w:val="goog_rdk_88"/>
                  </w:sdtPr>
                  <w:sdtContent>
                    <w:del w:author="João Batista" w:id="7" w:date="2026-08-05T16:03:18Z"/>
                  </w:sdtContent>
                </w:sdt>
              </w:ins>
              <w:sdt>
                <w:sdtPr>
                  <w:id w:val="-675870081"/>
                  <w:tag w:val="goog_rdk_89"/>
                </w:sdtPr>
                <w:sdtContent>
                  <w:ins w:author="Carlos Castro" w:id="9" w:date="2026-07-29T14:47:00Z">
                    <w:del w:author="João Batista" w:id="7" w:date="2026-08-05T16:03:18Z">
                      <w:r w:rsidDel="00000000" w:rsidR="00000000" w:rsidRPr="00000000">
                        <w:rPr>
                          <w:rtl w:val="0"/>
                        </w:rPr>
                      </w:r>
                    </w:del>
                  </w:ins>
                </w:sdtContent>
              </w:sdt>
              <w:ins w:author="Carlos Castro" w:id="9" w:date="2026-07-29T14:47:00Z">
                <w:del w:author="João Batista" w:id="7" w:date="2026-08-05T16:03:18Z"/>
              </w:ins>
            </w:sdtContent>
          </w:sdt>
        </w:p>
      </w:sdtContent>
    </w:sdt>
    <w:sdt>
      <w:sdtPr>
        <w:id w:val="-1316527916"/>
        <w:tag w:val="goog_rdk_97"/>
      </w:sdtPr>
      <w:sdtContent>
        <w:p w:rsidR="00000000" w:rsidDel="00000000" w:rsidP="00000000" w:rsidRDefault="00000000" w:rsidRPr="00000000" w14:paraId="0000009D">
          <w:pPr>
            <w:spacing w:after="120" w:line="480" w:lineRule="auto"/>
            <w:jc w:val="both"/>
            <w:rPr>
              <w:ins w:author="Carlos Castro" w:id="9" w:date="2026-07-29T14:47:00Z"/>
              <w:rFonts w:ascii="Arial" w:cs="Arial" w:eastAsia="Arial" w:hAnsi="Arial"/>
              <w:sz w:val="24"/>
              <w:szCs w:val="24"/>
              <w:rPrChange w:author="João Batista" w:id="8" w:date="2026-08-05T16:03:18Z">
                <w:rPr/>
              </w:rPrChange>
            </w:rPr>
          </w:pPr>
          <w:sdt>
            <w:sdtPr>
              <w:id w:val="273827023"/>
              <w:tag w:val="goog_rdk_91"/>
            </w:sdtPr>
            <w:sdtContent>
              <w:ins w:author="Carlos Castro" w:id="9" w:date="2026-07-29T14:47:00Z">
                <w:sdt>
                  <w:sdtPr>
                    <w:id w:val="796570207"/>
                    <w:tag w:val="goog_rdk_92"/>
                  </w:sdtPr>
                  <w:sdtContent>
                    <w:del w:author="João Batista" w:id="7" w:date="2026-08-05T16:03:18Z"/>
                  </w:sdtContent>
                </w:sdt>
              </w:ins>
              <w:sdt>
                <w:sdtPr>
                  <w:id w:val="1997454133"/>
                  <w:tag w:val="goog_rdk_93"/>
                </w:sdtPr>
                <w:sdtContent>
                  <w:ins w:author="Carlos Castro" w:id="9" w:date="2026-07-29T14:47:00Z">
                    <w:del w:author="João Batista" w:id="7" w:date="2026-08-05T16:03:18Z">
                      <w:r w:rsidDel="00000000" w:rsidR="00000000" w:rsidRPr="00000000">
                        <w:rPr>
                          <w:rFonts w:ascii="Arial" w:cs="Arial" w:eastAsia="Arial" w:hAnsi="Arial"/>
                          <w:sz w:val="24"/>
                          <w:szCs w:val="24"/>
                          <w:rtl w:val="0"/>
                          <w:rPrChange w:author="João Batista" w:id="8" w:date="2026-08-05T16:03:18Z">
                            <w:rPr/>
                          </w:rPrChange>
                        </w:rPr>
                        <w:delText xml:space="preserve">The ACE2/Ang-(1–7)/Mas axis exerts a dual, context-dependent influence on cardiac hypertrophy. In pathological settings, it consistently attenuates cardiomyocyte hypertrophy, fibrosis, oxidative stress, inflammation, and dysfunction, positioning activation of the protective arm as a rational complement or alternative to classical RAS blockade—</w:delText>
                      </w:r>
                    </w:del>
                  </w:ins>
                </w:sdtContent>
              </w:sdt>
              <w:ins w:author="Carlos Castro" w:id="9" w:date="2026-07-29T14:47:00Z">
                <w:del w:author="João Batista" w:id="7" w:date="2026-08-05T16:03:18Z">
                  <w:sdt>
                    <w:sdtPr>
                      <w:id w:val="542863175"/>
                      <w:tag w:val="goog_rdk_94"/>
                    </w:sdtPr>
                    <w:sdtContent>
                      <w:r w:rsidDel="00000000" w:rsidR="00000000" w:rsidRPr="00000000">
                        <w:rPr>
                          <w:rFonts w:ascii="Arial" w:cs="Arial" w:eastAsia="Arial" w:hAnsi="Arial"/>
                          <w:sz w:val="24"/>
                          <w:szCs w:val="24"/>
                          <w:rtl w:val="0"/>
                          <w:rPrChange w:author="João Batista" w:id="8" w:date="2026-08-05T16:03:18Z">
                            <w:rPr>
                              <w:color w:val="bf4f14"/>
                            </w:rPr>
                          </w:rPrChange>
                        </w:rPr>
                        <w:delText xml:space="preserve">pending</w:delText>
                      </w:r>
                    </w:sdtContent>
                  </w:sdt>
                  <w:sdt>
                    <w:sdtPr>
                      <w:id w:val="-2133457699"/>
                      <w:tag w:val="goog_rdk_95"/>
                    </w:sdtPr>
                    <w:sdtContent>
                      <w:r w:rsidDel="00000000" w:rsidR="00000000" w:rsidRPr="00000000">
                        <w:rPr>
                          <w:rFonts w:ascii="Arial" w:cs="Arial" w:eastAsia="Arial" w:hAnsi="Arial"/>
                          <w:sz w:val="24"/>
                          <w:szCs w:val="24"/>
                          <w:rtl w:val="0"/>
                          <w:rPrChange w:author="João Batista" w:id="8" w:date="2026-08-05T16:03:18Z">
                            <w:rPr/>
                          </w:rPrChange>
                        </w:rPr>
                        <w:delText xml:space="preserve"> clinical validation. In physiological settings, it is required for the adaptive growth of exercise and, more tentatively, pregnancy. We have argued that these opposite roles express a single function: regulation of the quality rather than the magnitude of remodeling. The axis represses the effectors that define maladaptive growth and sustains those that define adaptive growth, biasing the myocardium toward structurally and energetically favorable remodeling regardless of the initiating stimulus. Understanding how it distinguishes adaptive from maladaptive remodeling—and closing the translational, mechanistic, and methodological gaps outlined above—may enable therapies that selectively suppress pathological hypertrophy while preserving beneficial cardiac growth.</w:delText>
                      </w:r>
                    </w:sdtContent>
                  </w:sdt>
                </w:del>
                <w:sdt>
                  <w:sdtPr>
                    <w:id w:val="-1227638667"/>
                    <w:tag w:val="goog_rdk_96"/>
                  </w:sdtPr>
                  <w:sdtContent>
                    <w:r w:rsidDel="00000000" w:rsidR="00000000" w:rsidRPr="00000000">
                      <w:rPr>
                        <w:rtl w:val="0"/>
                      </w:rPr>
                    </w:r>
                  </w:sdtContent>
                </w:sdt>
              </w:ins>
            </w:sdtContent>
          </w:sdt>
        </w:p>
      </w:sdtContent>
    </w:sdt>
    <w:sdt>
      <w:sdtPr>
        <w:id w:val="1086931703"/>
        <w:tag w:val="goog_rdk_99"/>
      </w:sdtPr>
      <w:sdtContent>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0" w:line="360" w:lineRule="auto"/>
            <w:ind w:firstLine="720"/>
            <w:jc w:val="both"/>
            <w:rPr>
              <w:ins w:author="Carlos Castro" w:id="9" w:date="2026-07-29T14:47:00Z"/>
              <w:rFonts w:ascii="Arial" w:cs="Arial" w:eastAsia="Arial" w:hAnsi="Arial"/>
              <w:b w:val="1"/>
              <w:bCs w:val="1"/>
              <w:color w:val="000000"/>
              <w:sz w:val="24"/>
              <w:szCs w:val="24"/>
            </w:rPr>
          </w:pPr>
          <w:sdt>
            <w:sdtPr>
              <w:id w:val="-892136015"/>
              <w:tag w:val="goog_rdk_98"/>
            </w:sdtPr>
            <w:sdtContent>
              <w:ins w:author="Carlos Castro" w:id="9" w:date="2026-07-29T14:47:00Z">
                <w:r w:rsidDel="00000000" w:rsidR="00000000" w:rsidRPr="00000000">
                  <w:rPr>
                    <w:rtl w:val="0"/>
                  </w:rPr>
                </w:r>
              </w:ins>
            </w:sdtContent>
          </w:sdt>
        </w:p>
      </w:sdtContent>
    </w:sdt>
    <w:sdt>
      <w:sdtPr>
        <w:id w:val="1608154748"/>
        <w:tag w:val="goog_rdk_101"/>
      </w:sdtPr>
      <w:sdtContent>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0" w:line="360" w:lineRule="auto"/>
            <w:ind w:firstLine="720"/>
            <w:jc w:val="both"/>
            <w:rPr>
              <w:ins w:author="Carlos Castro" w:id="9" w:date="2026-07-29T14:47:00Z"/>
              <w:rFonts w:ascii="Arial" w:cs="Arial" w:eastAsia="Arial" w:hAnsi="Arial"/>
              <w:b w:val="1"/>
              <w:bCs w:val="1"/>
              <w:color w:val="000000"/>
              <w:sz w:val="24"/>
              <w:szCs w:val="24"/>
            </w:rPr>
          </w:pPr>
          <w:sdt>
            <w:sdtPr>
              <w:id w:val="466715018"/>
              <w:tag w:val="goog_rdk_100"/>
            </w:sdtPr>
            <w:sdtContent>
              <w:ins w:author="Carlos Castro" w:id="9" w:date="2026-07-29T14:47:00Z">
                <w:r w:rsidDel="00000000" w:rsidR="00000000" w:rsidRPr="00000000">
                  <w:rPr>
                    <w:rtl w:val="0"/>
                  </w:rPr>
                </w:r>
              </w:ins>
            </w:sdtContent>
          </w:sdt>
        </w:p>
      </w:sdtContent>
    </w:sdt>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0" w:line="360" w:lineRule="auto"/>
        <w:ind w:firstLine="720"/>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pacing w:after="0" w:line="360" w:lineRule="auto"/>
        <w:ind w:left="360" w:hanging="360"/>
        <w:jc w:val="both"/>
        <w:rPr>
          <w:rFonts w:ascii="Arial" w:cs="Arial" w:eastAsia="Arial" w:hAnsi="Arial"/>
          <w:b w:val="1"/>
          <w:bCs w:val="1"/>
          <w:color w:val="000000"/>
          <w:sz w:val="24"/>
          <w:szCs w:val="24"/>
        </w:rPr>
      </w:pPr>
      <w:bookmarkStart w:colFirst="0" w:colLast="0" w:name="_heading=h.zcx7e6a22pb3" w:id="11"/>
      <w:bookmarkEnd w:id="11"/>
      <w:r w:rsidDel="00000000" w:rsidR="00000000" w:rsidRPr="00000000">
        <w:rPr>
          <w:rFonts w:ascii="Arial" w:cs="Arial" w:eastAsia="Arial" w:hAnsi="Arial"/>
          <w:b w:val="1"/>
          <w:bCs w:val="1"/>
          <w:color w:val="000000"/>
          <w:sz w:val="24"/>
          <w:szCs w:val="24"/>
          <w:rtl w:val="0"/>
        </w:rPr>
        <w:t xml:space="preserve">Declaration of conflicting interests</w:t>
      </w:r>
    </w:p>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0" w:lineRule="auto"/>
        <w:ind w:left="360" w:firstLine="36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0" w:lineRule="auto"/>
        <w:ind w:left="360" w:firstLine="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The authors declare no conflict of interest.</w:t>
      </w:r>
    </w:p>
    <w:p w:rsidR="00000000" w:rsidDel="00000000" w:rsidP="00000000" w:rsidRDefault="00000000" w:rsidRPr="00000000" w14:paraId="000000A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5">
      <w:pPr>
        <w:numPr>
          <w:ilvl w:val="0"/>
          <w:numId w:val="1"/>
        </w:numPr>
        <w:pBdr>
          <w:top w:space="0" w:sz="0" w:val="nil"/>
          <w:left w:space="0" w:sz="0" w:val="nil"/>
          <w:bottom w:space="0" w:sz="0" w:val="nil"/>
          <w:right w:space="0" w:sz="0" w:val="nil"/>
          <w:between w:space="0" w:sz="0" w:val="nil"/>
        </w:pBdr>
        <w:spacing w:after="0" w:line="360" w:lineRule="auto"/>
        <w:ind w:left="360" w:hanging="360"/>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Funding</w:t>
      </w:r>
    </w:p>
    <w:p w:rsidR="00000000" w:rsidDel="00000000" w:rsidP="00000000" w:rsidRDefault="00000000" w:rsidRPr="00000000" w14:paraId="000000A6">
      <w:pPr>
        <w:pBdr>
          <w:top w:space="0" w:sz="0" w:val="nil"/>
          <w:left w:space="0" w:sz="0" w:val="nil"/>
          <w:bottom w:space="0" w:sz="0" w:val="nil"/>
          <w:right w:space="0" w:sz="0" w:val="nil"/>
          <w:between w:space="0" w:sz="0" w:val="nil"/>
        </w:pBdr>
        <w:spacing w:after="0" w:line="360" w:lineRule="auto"/>
        <w:ind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pacing w:after="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authors were supported by Coordenação de Aperfeiçoamento de Pessoal de Nível Superior (CAPES), Conselho Nacional de Desenvolvimento Científico e Tecnológico (CNPq), Fundação de Amparo à Pesquisa do Estado de Goiás (FAPEG), and National Institute of Science and Technology in Nanobiopharmaceutics (INCT Nanobiofar).</w:t>
      </w:r>
    </w:p>
    <w:p w:rsidR="00000000" w:rsidDel="00000000" w:rsidP="00000000" w:rsidRDefault="00000000" w:rsidRPr="00000000" w14:paraId="000000A8">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9">
      <w:pPr>
        <w:numPr>
          <w:ilvl w:val="0"/>
          <w:numId w:val="1"/>
        </w:numPr>
        <w:pBdr>
          <w:top w:space="0" w:sz="0" w:val="nil"/>
          <w:left w:space="0" w:sz="0" w:val="nil"/>
          <w:bottom w:space="0" w:sz="0" w:val="nil"/>
          <w:right w:space="0" w:sz="0" w:val="nil"/>
          <w:between w:space="0" w:sz="0" w:val="nil"/>
        </w:pBdr>
        <w:spacing w:after="0" w:line="360" w:lineRule="auto"/>
        <w:ind w:left="360" w:hanging="360"/>
        <w:jc w:val="both"/>
        <w:rPr>
          <w:rFonts w:ascii="Arial" w:cs="Arial" w:eastAsia="Arial" w:hAnsi="Arial"/>
          <w:b w:val="1"/>
          <w:bCs w:val="1"/>
          <w:color w:val="000000"/>
          <w:sz w:val="24"/>
          <w:szCs w:val="24"/>
        </w:rPr>
      </w:pPr>
      <w:bookmarkStart w:colFirst="0" w:colLast="0" w:name="_heading=h.36rcaawbzfpj" w:id="12"/>
      <w:bookmarkEnd w:id="12"/>
      <w:r w:rsidDel="00000000" w:rsidR="00000000" w:rsidRPr="00000000">
        <w:rPr>
          <w:rFonts w:ascii="Arial" w:cs="Arial" w:eastAsia="Arial" w:hAnsi="Arial"/>
          <w:b w:val="1"/>
          <w:bCs w:val="1"/>
          <w:color w:val="000000"/>
          <w:sz w:val="24"/>
          <w:szCs w:val="24"/>
          <w:rtl w:val="0"/>
        </w:rPr>
        <w:t xml:space="preserve">References</w:t>
      </w:r>
    </w:p>
    <w:p w:rsidR="00000000" w:rsidDel="00000000" w:rsidP="00000000" w:rsidRDefault="00000000" w:rsidRPr="00000000" w14:paraId="000000AA">
      <w:pPr>
        <w:pBdr>
          <w:top w:space="0" w:sz="0" w:val="nil"/>
          <w:left w:space="0" w:sz="0" w:val="nil"/>
          <w:bottom w:space="0" w:sz="0" w:val="nil"/>
          <w:right w:space="0" w:sz="0" w:val="nil"/>
          <w:between w:space="0" w:sz="0" w:val="nil"/>
        </w:pBdr>
        <w:spacing w:after="0" w:line="360" w:lineRule="auto"/>
        <w:ind w:left="360" w:firstLine="0"/>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AB">
      <w:pPr>
        <w:ind w:hanging="480"/>
        <w:rPr>
          <w:color w:val="000000"/>
          <w:sz w:val="24"/>
          <w:szCs w:val="24"/>
        </w:rPr>
      </w:pPr>
      <w:r w:rsidDel="00000000" w:rsidR="00000000" w:rsidRPr="00000000">
        <w:rPr>
          <w:color w:val="000000"/>
          <w:sz w:val="24"/>
          <w:szCs w:val="24"/>
          <w:rtl w:val="0"/>
        </w:rPr>
        <w:t xml:space="preserve">Abeyrathna, P., &amp; Su, Y. (2015). The critical role of Akt in cardiovascular function. </w:t>
      </w:r>
      <w:r w:rsidDel="00000000" w:rsidR="00000000" w:rsidRPr="00000000">
        <w:rPr>
          <w:i w:val="1"/>
          <w:iCs w:val="1"/>
          <w:color w:val="000000"/>
          <w:sz w:val="24"/>
          <w:szCs w:val="24"/>
          <w:rtl w:val="0"/>
        </w:rPr>
        <w:t xml:space="preserve">Vascular Pharmacology</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74</w:t>
      </w:r>
      <w:r w:rsidDel="00000000" w:rsidR="00000000" w:rsidRPr="00000000">
        <w:rPr>
          <w:color w:val="000000"/>
          <w:sz w:val="24"/>
          <w:szCs w:val="24"/>
          <w:rtl w:val="0"/>
        </w:rPr>
        <w:t xml:space="preserve">, 38–48. https://doi.org/10.1016/j.vph.2015.05.008</w:t>
      </w:r>
    </w:p>
    <w:p w:rsidR="00000000" w:rsidDel="00000000" w:rsidP="00000000" w:rsidRDefault="00000000" w:rsidRPr="00000000" w14:paraId="000000AC">
      <w:pPr>
        <w:ind w:hanging="480"/>
        <w:rPr>
          <w:color w:val="000000"/>
          <w:sz w:val="24"/>
          <w:szCs w:val="24"/>
        </w:rPr>
      </w:pPr>
      <w:r w:rsidDel="00000000" w:rsidR="00000000" w:rsidRPr="00000000">
        <w:rPr>
          <w:color w:val="000000"/>
          <w:sz w:val="24"/>
          <w:szCs w:val="24"/>
          <w:rtl w:val="0"/>
        </w:rPr>
        <w:t xml:space="preserve">Alghamri, M. S., Weir, N. M., Anstadt, M. P., Elased, K. M., Gurley, S. B., &amp; Morris, M. (2013). Enhanced angiotensin II-induced cardiac and aortic remodeling in ACE2 knockout mice. </w:t>
      </w:r>
      <w:r w:rsidDel="00000000" w:rsidR="00000000" w:rsidRPr="00000000">
        <w:rPr>
          <w:i w:val="1"/>
          <w:iCs w:val="1"/>
          <w:color w:val="000000"/>
          <w:sz w:val="24"/>
          <w:szCs w:val="24"/>
          <w:rtl w:val="0"/>
        </w:rPr>
        <w:t xml:space="preserve">Journal of Cardiovascular Pharmacology and Therapeutics</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18</w:t>
      </w:r>
      <w:r w:rsidDel="00000000" w:rsidR="00000000" w:rsidRPr="00000000">
        <w:rPr>
          <w:color w:val="000000"/>
          <w:sz w:val="24"/>
          <w:szCs w:val="24"/>
          <w:rtl w:val="0"/>
        </w:rPr>
        <w:t xml:space="preserve">(2), 138–151. https://doi.org/10.1177/1074248412460124</w:t>
      </w:r>
    </w:p>
    <w:p w:rsidR="00000000" w:rsidDel="00000000" w:rsidP="00000000" w:rsidRDefault="00000000" w:rsidRPr="00000000" w14:paraId="000000AD">
      <w:pPr>
        <w:ind w:hanging="480"/>
        <w:rPr>
          <w:color w:val="000000"/>
          <w:sz w:val="24"/>
          <w:szCs w:val="24"/>
        </w:rPr>
      </w:pPr>
      <w:r w:rsidDel="00000000" w:rsidR="00000000" w:rsidRPr="00000000">
        <w:rPr>
          <w:color w:val="000000"/>
          <w:sz w:val="24"/>
          <w:szCs w:val="24"/>
          <w:rtl w:val="0"/>
        </w:rPr>
        <w:t xml:space="preserve">Aljabri, M. B., Songstad, N. T., Lund, T., Serrano, M. C., Andreasen, T. V, Al-Saad, S., Lindal, S., Sitras, V., Acharya, G., &amp; Ytrehus, K. (2011). Pregnancy protects against antiangiogenic and fibrogenic effects of angiotensin II in rat hearts. </w:t>
      </w:r>
      <w:r w:rsidDel="00000000" w:rsidR="00000000" w:rsidRPr="00000000">
        <w:rPr>
          <w:i w:val="1"/>
          <w:iCs w:val="1"/>
          <w:color w:val="000000"/>
          <w:sz w:val="24"/>
          <w:szCs w:val="24"/>
          <w:rtl w:val="0"/>
        </w:rPr>
        <w:t xml:space="preserve">Acta Physiologica</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201</w:t>
      </w:r>
      <w:r w:rsidDel="00000000" w:rsidR="00000000" w:rsidRPr="00000000">
        <w:rPr>
          <w:color w:val="000000"/>
          <w:sz w:val="24"/>
          <w:szCs w:val="24"/>
          <w:rtl w:val="0"/>
        </w:rPr>
        <w:t xml:space="preserve">, 445–456. https://doi.org/10.1111/j.1748-1716.2010.02234.x</w:t>
      </w:r>
    </w:p>
    <w:p w:rsidR="00000000" w:rsidDel="00000000" w:rsidP="00000000" w:rsidRDefault="00000000" w:rsidRPr="00000000" w14:paraId="000000AE">
      <w:pPr>
        <w:ind w:hanging="480"/>
        <w:rPr>
          <w:color w:val="000000"/>
          <w:sz w:val="24"/>
          <w:szCs w:val="24"/>
        </w:rPr>
      </w:pPr>
      <w:r w:rsidDel="00000000" w:rsidR="00000000" w:rsidRPr="00000000">
        <w:rPr>
          <w:color w:val="000000"/>
          <w:sz w:val="24"/>
          <w:szCs w:val="24"/>
          <w:rtl w:val="0"/>
        </w:rPr>
        <w:t xml:space="preserve">Antos, C. L., McKinsey, T. A., Frey, N., Kutschke, W., McAnally, J., Shelton, J. M., Richardson, J. A., Hill, J. A., &amp; Olson, E. N. (2002). Activated glycogen synthase-3β suppresses cardiac hypertrophy </w:t>
      </w:r>
      <w:r w:rsidDel="00000000" w:rsidR="00000000" w:rsidRPr="00000000">
        <w:rPr>
          <w:i w:val="1"/>
          <w:iCs w:val="1"/>
          <w:color w:val="000000"/>
          <w:sz w:val="24"/>
          <w:szCs w:val="24"/>
          <w:rtl w:val="0"/>
        </w:rPr>
        <w:t xml:space="preserve">in vivo</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Proceedings of the National Academy of Sciences</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99</w:t>
      </w:r>
      <w:r w:rsidDel="00000000" w:rsidR="00000000" w:rsidRPr="00000000">
        <w:rPr>
          <w:color w:val="000000"/>
          <w:sz w:val="24"/>
          <w:szCs w:val="24"/>
          <w:rtl w:val="0"/>
        </w:rPr>
        <w:t xml:space="preserve">(2), 907–912. https://doi.org/10.1073/pnas.231619298</w:t>
      </w:r>
    </w:p>
    <w:p w:rsidR="00000000" w:rsidDel="00000000" w:rsidP="00000000" w:rsidRDefault="00000000" w:rsidRPr="00000000" w14:paraId="000000AF">
      <w:pPr>
        <w:ind w:hanging="480"/>
        <w:rPr>
          <w:color w:val="000000"/>
          <w:sz w:val="24"/>
          <w:szCs w:val="24"/>
        </w:rPr>
      </w:pPr>
      <w:r w:rsidDel="00000000" w:rsidR="00000000" w:rsidRPr="00000000">
        <w:rPr>
          <w:color w:val="000000"/>
          <w:sz w:val="24"/>
          <w:szCs w:val="24"/>
          <w:rtl w:val="0"/>
        </w:rPr>
        <w:t xml:space="preserve">Averill, D. B., Ishiyama, Y., Chappell, M. C., &amp; Ferrario, C. M. (2003). Cardiac angiotensin-(1-7) in ischemic cardiomyopathy. </w:t>
      </w:r>
      <w:r w:rsidDel="00000000" w:rsidR="00000000" w:rsidRPr="00000000">
        <w:rPr>
          <w:i w:val="1"/>
          <w:iCs w:val="1"/>
          <w:color w:val="000000"/>
          <w:sz w:val="24"/>
          <w:szCs w:val="24"/>
          <w:rtl w:val="0"/>
        </w:rPr>
        <w:t xml:space="preserve">Circulation</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108</w:t>
      </w:r>
      <w:r w:rsidDel="00000000" w:rsidR="00000000" w:rsidRPr="00000000">
        <w:rPr>
          <w:color w:val="000000"/>
          <w:sz w:val="24"/>
          <w:szCs w:val="24"/>
          <w:rtl w:val="0"/>
        </w:rPr>
        <w:t xml:space="preserve">(17), 2141–2146. https://doi.org/10.1161/01.CIR.0000092888.63239.54</w:t>
      </w:r>
    </w:p>
    <w:p w:rsidR="00000000" w:rsidDel="00000000" w:rsidP="00000000" w:rsidRDefault="00000000" w:rsidRPr="00000000" w14:paraId="000000B0">
      <w:pPr>
        <w:ind w:hanging="480"/>
        <w:rPr>
          <w:color w:val="000000"/>
          <w:sz w:val="24"/>
          <w:szCs w:val="24"/>
        </w:rPr>
      </w:pPr>
      <w:r w:rsidDel="00000000" w:rsidR="00000000" w:rsidRPr="00000000">
        <w:rPr>
          <w:color w:val="000000"/>
          <w:sz w:val="24"/>
          <w:szCs w:val="24"/>
          <w:rtl w:val="0"/>
        </w:rPr>
        <w:t xml:space="preserve">Bertagnolli, M., Casali, K. R., De Sousa, F. B., Rigatto, K., Becker, L., Santos, S. H. S., Dias, L. D., Pinto, G., Dartora, D. R., Schaan, B. D., Milan, R. D. S., Irigoyen, M. C., &amp; Santos, R. A. S. (2014). An orally active angiotensin-(1-7) inclusion compound and exercise training produce similar cardiovascular effects in spontaneously hypertensive rats. </w:t>
      </w:r>
      <w:r w:rsidDel="00000000" w:rsidR="00000000" w:rsidRPr="00000000">
        <w:rPr>
          <w:i w:val="1"/>
          <w:iCs w:val="1"/>
          <w:color w:val="000000"/>
          <w:sz w:val="24"/>
          <w:szCs w:val="24"/>
          <w:rtl w:val="0"/>
        </w:rPr>
        <w:t xml:space="preserve">Peptides</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51</w:t>
      </w:r>
      <w:r w:rsidDel="00000000" w:rsidR="00000000" w:rsidRPr="00000000">
        <w:rPr>
          <w:color w:val="000000"/>
          <w:sz w:val="24"/>
          <w:szCs w:val="24"/>
          <w:rtl w:val="0"/>
        </w:rPr>
        <w:t xml:space="preserve">, 65–73. https://doi.org/10.1016/j.peptides.2013.11.006</w:t>
      </w:r>
    </w:p>
    <w:p w:rsidR="00000000" w:rsidDel="00000000" w:rsidP="00000000" w:rsidRDefault="00000000" w:rsidRPr="00000000" w14:paraId="000000B1">
      <w:pPr>
        <w:ind w:hanging="480"/>
        <w:rPr>
          <w:color w:val="000000"/>
          <w:sz w:val="24"/>
          <w:szCs w:val="24"/>
        </w:rPr>
      </w:pPr>
      <w:r w:rsidDel="00000000" w:rsidR="00000000" w:rsidRPr="00000000">
        <w:rPr>
          <w:color w:val="000000"/>
          <w:sz w:val="24"/>
          <w:szCs w:val="24"/>
          <w:rtl w:val="0"/>
        </w:rPr>
        <w:t xml:space="preserve">Bertagnolli, M., Dartora, D. R., Lamata, P., Zacur, E., Mai-Vo, T.-A., He, Y., Beauchamp, L., Lewandowski, A. J., Cloutier, A., Sutherland, M. R., Santos, R. A. S., &amp; Nuyt, A. M. (2022). Reshaping the Preterm Heart: Shifting Cardiac Renin-Angiotensin System Towards Cardioprotection in Rats Exposed to Neonatal High-Oxygen Stress. </w:t>
      </w:r>
      <w:r w:rsidDel="00000000" w:rsidR="00000000" w:rsidRPr="00000000">
        <w:rPr>
          <w:i w:val="1"/>
          <w:iCs w:val="1"/>
          <w:color w:val="000000"/>
          <w:sz w:val="24"/>
          <w:szCs w:val="24"/>
          <w:rtl w:val="0"/>
        </w:rPr>
        <w:t xml:space="preserve">Hypertension</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79</w:t>
      </w:r>
      <w:r w:rsidDel="00000000" w:rsidR="00000000" w:rsidRPr="00000000">
        <w:rPr>
          <w:color w:val="000000"/>
          <w:sz w:val="24"/>
          <w:szCs w:val="24"/>
          <w:rtl w:val="0"/>
        </w:rPr>
        <w:t xml:space="preserve">(8), 1789–1803. https://doi.org/10.1161/HYPERTENSIONAHA.122.19115</w:t>
      </w:r>
    </w:p>
    <w:p w:rsidR="00000000" w:rsidDel="00000000" w:rsidP="00000000" w:rsidRDefault="00000000" w:rsidRPr="00000000" w14:paraId="000000B2">
      <w:pPr>
        <w:ind w:hanging="480"/>
        <w:rPr>
          <w:color w:val="000000"/>
          <w:sz w:val="24"/>
          <w:szCs w:val="24"/>
        </w:rPr>
      </w:pPr>
      <w:r w:rsidDel="00000000" w:rsidR="00000000" w:rsidRPr="00000000">
        <w:rPr>
          <w:color w:val="000000"/>
          <w:sz w:val="24"/>
          <w:szCs w:val="24"/>
          <w:rtl w:val="0"/>
        </w:rPr>
        <w:t xml:space="preserve">Bessa, A. S. M., Jesus, É. F., Nunes, A. D. C., Pontes, C. N. R., Lacerda, I. S., Costa, J. M., Souza, E. J., Lino-Júnior, R. S., Biancardi, M. F., dos Santos, F. C. A., Pedrino, G. R., Colugnati, D. B., Mazaro-Costa, R., Mendes, E. P., &amp; Castro, C. H. (2019). Stimulation of the ACE2/Ang-(1–7)/Mas axis in hypertensive pregnant rats attenuates cardiovascular dysfunction in adult male offspring. </w:t>
      </w:r>
      <w:r w:rsidDel="00000000" w:rsidR="00000000" w:rsidRPr="00000000">
        <w:rPr>
          <w:i w:val="1"/>
          <w:iCs w:val="1"/>
          <w:color w:val="000000"/>
          <w:sz w:val="24"/>
          <w:szCs w:val="24"/>
          <w:rtl w:val="0"/>
        </w:rPr>
        <w:t xml:space="preserve">Hypertension Research</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42</w:t>
      </w:r>
      <w:r w:rsidDel="00000000" w:rsidR="00000000" w:rsidRPr="00000000">
        <w:rPr>
          <w:color w:val="000000"/>
          <w:sz w:val="24"/>
          <w:szCs w:val="24"/>
          <w:rtl w:val="0"/>
        </w:rPr>
        <w:t xml:space="preserve">(12). https://doi.org/10.1038/s41440-019-0321-8</w:t>
      </w:r>
    </w:p>
    <w:p w:rsidR="00000000" w:rsidDel="00000000" w:rsidP="00000000" w:rsidRDefault="00000000" w:rsidRPr="00000000" w14:paraId="000000B3">
      <w:pPr>
        <w:ind w:hanging="480"/>
        <w:rPr>
          <w:color w:val="000000"/>
          <w:sz w:val="24"/>
          <w:szCs w:val="24"/>
        </w:rPr>
      </w:pPr>
      <w:r w:rsidDel="00000000" w:rsidR="00000000" w:rsidRPr="00000000">
        <w:rPr>
          <w:color w:val="000000"/>
          <w:sz w:val="24"/>
          <w:szCs w:val="24"/>
          <w:rtl w:val="0"/>
        </w:rPr>
        <w:t xml:space="preserve">Bharadwaj, M. S., Strawn, W. B., Groban, L., Yamaleyeva, L. M., Chappell, M. C., Horta, C., Atkins, K., Firmes, L., Gurley, S. B., &amp; Brosnihan, K. B. (2011). Angiotensin-converting enzyme 2 deficiency is associated with impaired gestational weight gain and fetal growth restriction. </w:t>
      </w:r>
      <w:r w:rsidDel="00000000" w:rsidR="00000000" w:rsidRPr="00000000">
        <w:rPr>
          <w:i w:val="1"/>
          <w:iCs w:val="1"/>
          <w:color w:val="000000"/>
          <w:sz w:val="24"/>
          <w:szCs w:val="24"/>
          <w:rtl w:val="0"/>
        </w:rPr>
        <w:t xml:space="preserve">Hypertension</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58</w:t>
      </w:r>
      <w:r w:rsidDel="00000000" w:rsidR="00000000" w:rsidRPr="00000000">
        <w:rPr>
          <w:color w:val="000000"/>
          <w:sz w:val="24"/>
          <w:szCs w:val="24"/>
          <w:rtl w:val="0"/>
        </w:rPr>
        <w:t xml:space="preserve">(5), 852–858. https://doi.org/10.1161/HYPERTENSIONAHA.111.179358</w:t>
      </w:r>
    </w:p>
    <w:p w:rsidR="00000000" w:rsidDel="00000000" w:rsidP="00000000" w:rsidRDefault="00000000" w:rsidRPr="00000000" w14:paraId="000000B4">
      <w:pPr>
        <w:ind w:hanging="480"/>
        <w:rPr>
          <w:color w:val="000000"/>
          <w:sz w:val="24"/>
          <w:szCs w:val="24"/>
        </w:rPr>
      </w:pPr>
      <w:r w:rsidDel="00000000" w:rsidR="00000000" w:rsidRPr="00000000">
        <w:rPr>
          <w:color w:val="000000"/>
          <w:sz w:val="24"/>
          <w:szCs w:val="24"/>
          <w:rtl w:val="0"/>
        </w:rPr>
        <w:t xml:space="preserve">Brosnihan, K. B., Neves, L. a a, Anton, L., Joyner, J., Valdes, G., &amp; Merrill, D. C. (2004). Enhanced expression of Ang-(1-7) during pregnancy. </w:t>
      </w:r>
      <w:r w:rsidDel="00000000" w:rsidR="00000000" w:rsidRPr="00000000">
        <w:rPr>
          <w:i w:val="1"/>
          <w:iCs w:val="1"/>
          <w:color w:val="000000"/>
          <w:sz w:val="24"/>
          <w:szCs w:val="24"/>
          <w:rtl w:val="0"/>
        </w:rPr>
        <w:t xml:space="preserve">Brazilian Journal of Medical and Biological Research</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37</w:t>
      </w:r>
      <w:r w:rsidDel="00000000" w:rsidR="00000000" w:rsidRPr="00000000">
        <w:rPr>
          <w:color w:val="000000"/>
          <w:sz w:val="24"/>
          <w:szCs w:val="24"/>
          <w:rtl w:val="0"/>
        </w:rPr>
        <w:t xml:space="preserve">(8), 1255–1262. https://doi.org/10.1590/S0100-879X2004000800017</w:t>
      </w:r>
    </w:p>
    <w:p w:rsidR="00000000" w:rsidDel="00000000" w:rsidP="00000000" w:rsidRDefault="00000000" w:rsidRPr="00000000" w14:paraId="000000B5">
      <w:pPr>
        <w:ind w:hanging="480"/>
        <w:rPr>
          <w:color w:val="000000"/>
          <w:sz w:val="24"/>
          <w:szCs w:val="24"/>
        </w:rPr>
      </w:pPr>
      <w:r w:rsidDel="00000000" w:rsidR="00000000" w:rsidRPr="00000000">
        <w:rPr>
          <w:color w:val="000000"/>
          <w:sz w:val="24"/>
          <w:szCs w:val="24"/>
          <w:rtl w:val="0"/>
        </w:rPr>
        <w:t xml:space="preserve">Burrell, L. M., Johnston, C. I., Tikellis, C., &amp; Cooper, M. E. (2004). ACE2, a new regulator of the renin-angiotensin system. </w:t>
      </w:r>
      <w:r w:rsidDel="00000000" w:rsidR="00000000" w:rsidRPr="00000000">
        <w:rPr>
          <w:i w:val="1"/>
          <w:iCs w:val="1"/>
          <w:color w:val="000000"/>
          <w:sz w:val="24"/>
          <w:szCs w:val="24"/>
          <w:rtl w:val="0"/>
        </w:rPr>
        <w:t xml:space="preserve">Trends Endocrinol Metab</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15</w:t>
      </w:r>
      <w:r w:rsidDel="00000000" w:rsidR="00000000" w:rsidRPr="00000000">
        <w:rPr>
          <w:color w:val="000000"/>
          <w:sz w:val="24"/>
          <w:szCs w:val="24"/>
          <w:rtl w:val="0"/>
        </w:rPr>
        <w:t xml:space="preserve">(4), 166–169. https://doi.org/10.1016/j.tem.2004.03.001 S1043276004000566 [pii]</w:t>
      </w:r>
    </w:p>
    <w:p w:rsidR="00000000" w:rsidDel="00000000" w:rsidP="00000000" w:rsidRDefault="00000000" w:rsidRPr="00000000" w14:paraId="000000B6">
      <w:pPr>
        <w:ind w:hanging="480"/>
        <w:rPr>
          <w:color w:val="000000"/>
          <w:sz w:val="24"/>
          <w:szCs w:val="24"/>
        </w:rPr>
      </w:pPr>
      <w:r w:rsidDel="00000000" w:rsidR="00000000" w:rsidRPr="00000000">
        <w:rPr>
          <w:color w:val="000000"/>
          <w:sz w:val="24"/>
          <w:szCs w:val="24"/>
          <w:rtl w:val="0"/>
        </w:rPr>
        <w:t xml:space="preserve">Care, A. S., Sung, M. M., Panahi, S., Gragasin, F. S., Dyck, J. R. B., Davidge, S. T., &amp; Bourque, S. L. (2016). Perinatal Resveratrol Supplementation to Spontaneously Hypertensive Rat Dams Mitigates the Development of Hypertension in Adult Offspring. </w:t>
      </w:r>
      <w:r w:rsidDel="00000000" w:rsidR="00000000" w:rsidRPr="00000000">
        <w:rPr>
          <w:i w:val="1"/>
          <w:iCs w:val="1"/>
          <w:color w:val="000000"/>
          <w:sz w:val="24"/>
          <w:szCs w:val="24"/>
          <w:rtl w:val="0"/>
        </w:rPr>
        <w:t xml:space="preserve">Hypertension (Dallas, Tex. : 1979)</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67</w:t>
      </w:r>
      <w:r w:rsidDel="00000000" w:rsidR="00000000" w:rsidRPr="00000000">
        <w:rPr>
          <w:color w:val="000000"/>
          <w:sz w:val="24"/>
          <w:szCs w:val="24"/>
          <w:rtl w:val="0"/>
        </w:rPr>
        <w:t xml:space="preserve">(5). https://doi.org/10.1161/HYPERTENSIONAHA.115.06793</w:t>
      </w:r>
    </w:p>
    <w:p w:rsidR="00000000" w:rsidDel="00000000" w:rsidP="00000000" w:rsidRDefault="00000000" w:rsidRPr="00000000" w14:paraId="000000B7">
      <w:pPr>
        <w:ind w:hanging="480"/>
        <w:rPr>
          <w:color w:val="000000"/>
          <w:sz w:val="24"/>
          <w:szCs w:val="24"/>
        </w:rPr>
      </w:pPr>
      <w:r w:rsidDel="00000000" w:rsidR="00000000" w:rsidRPr="00000000">
        <w:rPr>
          <w:color w:val="000000"/>
          <w:sz w:val="24"/>
          <w:szCs w:val="24"/>
          <w:rtl w:val="0"/>
        </w:rPr>
        <w:t xml:space="preserve">Carter, L. G., QI, N. R., CABO, R. D. E. E., &amp; PEARSON, K. J. (2013). Maternal Exercise Improves Insulin Sensitivity in Mature Rat Offspring. </w:t>
      </w:r>
      <w:r w:rsidDel="00000000" w:rsidR="00000000" w:rsidRPr="00000000">
        <w:rPr>
          <w:i w:val="1"/>
          <w:iCs w:val="1"/>
          <w:color w:val="000000"/>
          <w:sz w:val="24"/>
          <w:szCs w:val="24"/>
          <w:rtl w:val="0"/>
        </w:rPr>
        <w:t xml:space="preserve">Medicine &amp; Science in Sports &amp; Exercise</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45</w:t>
      </w:r>
      <w:r w:rsidDel="00000000" w:rsidR="00000000" w:rsidRPr="00000000">
        <w:rPr>
          <w:color w:val="000000"/>
          <w:sz w:val="24"/>
          <w:szCs w:val="24"/>
          <w:rtl w:val="0"/>
        </w:rPr>
        <w:t xml:space="preserve">(5), 832–840. https://doi.org/10.1249/MSS.0b013e31827de953</w:t>
      </w:r>
    </w:p>
    <w:p w:rsidR="00000000" w:rsidDel="00000000" w:rsidP="00000000" w:rsidRDefault="00000000" w:rsidRPr="00000000" w14:paraId="000000B8">
      <w:pPr>
        <w:ind w:hanging="480"/>
        <w:rPr>
          <w:color w:val="000000"/>
          <w:sz w:val="24"/>
          <w:szCs w:val="24"/>
        </w:rPr>
      </w:pPr>
      <w:r w:rsidDel="00000000" w:rsidR="00000000" w:rsidRPr="00000000">
        <w:rPr>
          <w:color w:val="000000"/>
          <w:sz w:val="24"/>
          <w:szCs w:val="24"/>
          <w:rtl w:val="0"/>
        </w:rPr>
        <w:t xml:space="preserve">Castardeli, C., Luíza, C., Broetto, E., Forechi, L., &amp; Geraldo, J. (2018). Biomedicine &amp; Pharmacotherapy The ACE 2 activator diminazene aceturate ( DIZE ) improves left ventricular diastolic dysfunction following myocardial infarction in rats. </w:t>
      </w:r>
      <w:r w:rsidDel="00000000" w:rsidR="00000000" w:rsidRPr="00000000">
        <w:rPr>
          <w:i w:val="1"/>
          <w:iCs w:val="1"/>
          <w:color w:val="000000"/>
          <w:sz w:val="24"/>
          <w:szCs w:val="24"/>
          <w:rtl w:val="0"/>
        </w:rPr>
        <w:t xml:space="preserve">Biomedicine &amp; Pharmacotherapy</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107</w:t>
      </w:r>
      <w:r w:rsidDel="00000000" w:rsidR="00000000" w:rsidRPr="00000000">
        <w:rPr>
          <w:color w:val="000000"/>
          <w:sz w:val="24"/>
          <w:szCs w:val="24"/>
          <w:rtl w:val="0"/>
        </w:rPr>
        <w:t xml:space="preserve">(July), 212–218. https://doi.org/10.1016/j.biopha.2018.07.170</w:t>
      </w:r>
    </w:p>
    <w:p w:rsidR="00000000" w:rsidDel="00000000" w:rsidP="00000000" w:rsidRDefault="00000000" w:rsidRPr="00000000" w14:paraId="000000B9">
      <w:pPr>
        <w:ind w:hanging="480"/>
        <w:rPr>
          <w:color w:val="000000"/>
          <w:sz w:val="24"/>
          <w:szCs w:val="24"/>
        </w:rPr>
      </w:pPr>
      <w:r w:rsidDel="00000000" w:rsidR="00000000" w:rsidRPr="00000000">
        <w:rPr>
          <w:color w:val="000000"/>
          <w:sz w:val="24"/>
          <w:szCs w:val="24"/>
          <w:rtl w:val="0"/>
        </w:rPr>
        <w:t xml:space="preserve">Castro, C. H., Santos, R. A., Ferreira, A. J., Bader, M., Alenina, N., &amp; Almeida, A. P. (2005). Evidence for a functional interaction of the angiotensin-(1-7) receptor Mas with AT1 and AT2 receptors in the mouse heart. </w:t>
      </w:r>
      <w:r w:rsidDel="00000000" w:rsidR="00000000" w:rsidRPr="00000000">
        <w:rPr>
          <w:i w:val="1"/>
          <w:iCs w:val="1"/>
          <w:color w:val="000000"/>
          <w:sz w:val="24"/>
          <w:szCs w:val="24"/>
          <w:rtl w:val="0"/>
        </w:rPr>
        <w:t xml:space="preserve">Hypertension</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46</w:t>
      </w:r>
      <w:r w:rsidDel="00000000" w:rsidR="00000000" w:rsidRPr="00000000">
        <w:rPr>
          <w:color w:val="000000"/>
          <w:sz w:val="24"/>
          <w:szCs w:val="24"/>
          <w:rtl w:val="0"/>
        </w:rPr>
        <w:t xml:space="preserve">(4), 937–942. http://www.ncbi.nlm.nih.gov/entrez/query.fcgi?cmd=Retrieve&amp;db=PubMed&amp;dopt=Citation&amp;list_uids=16157793</w:t>
      </w:r>
    </w:p>
    <w:p w:rsidR="00000000" w:rsidDel="00000000" w:rsidP="00000000" w:rsidRDefault="00000000" w:rsidRPr="00000000" w14:paraId="000000BA">
      <w:pPr>
        <w:ind w:hanging="480"/>
        <w:rPr>
          <w:color w:val="000000"/>
          <w:sz w:val="24"/>
          <w:szCs w:val="24"/>
        </w:rPr>
      </w:pPr>
      <w:r w:rsidDel="00000000" w:rsidR="00000000" w:rsidRPr="00000000">
        <w:rPr>
          <w:color w:val="000000"/>
          <w:sz w:val="24"/>
          <w:szCs w:val="24"/>
          <w:rtl w:val="0"/>
        </w:rPr>
        <w:t xml:space="preserve">Chung, E., Yeung, F., &amp; Leinwand, L. A. (2012). Akt and MAPK signaling mediate pregnancy-induced cardiac adaptation. </w:t>
      </w:r>
      <w:r w:rsidDel="00000000" w:rsidR="00000000" w:rsidRPr="00000000">
        <w:rPr>
          <w:i w:val="1"/>
          <w:iCs w:val="1"/>
          <w:color w:val="000000"/>
          <w:sz w:val="24"/>
          <w:szCs w:val="24"/>
          <w:rtl w:val="0"/>
        </w:rPr>
        <w:t xml:space="preserve">Journal of Applied Physiology (Bethesda, Md. : 1985)</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112</w:t>
      </w:r>
      <w:r w:rsidDel="00000000" w:rsidR="00000000" w:rsidRPr="00000000">
        <w:rPr>
          <w:color w:val="000000"/>
          <w:sz w:val="24"/>
          <w:szCs w:val="24"/>
          <w:rtl w:val="0"/>
        </w:rPr>
        <w:t xml:space="preserve">(9), 1564–1575. https://doi.org/10.1152/japplphysiol.00027.2012</w:t>
      </w:r>
    </w:p>
    <w:p w:rsidR="00000000" w:rsidDel="00000000" w:rsidP="00000000" w:rsidRDefault="00000000" w:rsidRPr="00000000" w14:paraId="000000BB">
      <w:pPr>
        <w:ind w:hanging="480"/>
        <w:rPr>
          <w:color w:val="000000"/>
          <w:sz w:val="24"/>
          <w:szCs w:val="24"/>
        </w:rPr>
      </w:pPr>
      <w:r w:rsidDel="00000000" w:rsidR="00000000" w:rsidRPr="00000000">
        <w:rPr>
          <w:color w:val="000000"/>
          <w:sz w:val="24"/>
          <w:szCs w:val="24"/>
          <w:rtl w:val="0"/>
        </w:rPr>
        <w:t xml:space="preserve">de Almeida, P. W. M., Melo, M. B., Lima, R. de F., Gavioli, M., Santiago, N. M., Greco, L., Jesus, I. C. G., Nocchi, E., Parreira, A., Alves, M. N. M., Mitraud, L., Resende, R. R., Campagnole-Santos, M. J., dos Santos, R. A. S., &amp; Guatimosim, S. (2015). Beneficial Effects of Angiotensin-(1–7) Against Deoxycorticosterone Acetate–Induced Diastolic Dysfunction Occur Independently of Changes in Blood Pressure. </w:t>
      </w:r>
      <w:r w:rsidDel="00000000" w:rsidR="00000000" w:rsidRPr="00000000">
        <w:rPr>
          <w:i w:val="1"/>
          <w:iCs w:val="1"/>
          <w:color w:val="000000"/>
          <w:sz w:val="24"/>
          <w:szCs w:val="24"/>
          <w:rtl w:val="0"/>
        </w:rPr>
        <w:t xml:space="preserve">Hypertension</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66</w:t>
      </w:r>
      <w:r w:rsidDel="00000000" w:rsidR="00000000" w:rsidRPr="00000000">
        <w:rPr>
          <w:color w:val="000000"/>
          <w:sz w:val="24"/>
          <w:szCs w:val="24"/>
          <w:rtl w:val="0"/>
        </w:rPr>
        <w:t xml:space="preserve">(2), 389–395. https://doi.org/10.1161/HYPERTENSIONAHA.114.04893</w:t>
      </w:r>
    </w:p>
    <w:p w:rsidR="00000000" w:rsidDel="00000000" w:rsidP="00000000" w:rsidRDefault="00000000" w:rsidRPr="00000000" w14:paraId="000000BC">
      <w:pPr>
        <w:ind w:hanging="480"/>
        <w:rPr>
          <w:color w:val="000000"/>
          <w:sz w:val="24"/>
          <w:szCs w:val="24"/>
        </w:rPr>
      </w:pPr>
      <w:r w:rsidDel="00000000" w:rsidR="00000000" w:rsidRPr="00000000">
        <w:rPr>
          <w:color w:val="000000"/>
          <w:sz w:val="24"/>
          <w:szCs w:val="24"/>
          <w:rtl w:val="0"/>
        </w:rPr>
        <w:t xml:space="preserve">DeBosch, B., Treskov, I., Lupu, T. S., Weinheimer, C., Kovacs, A., Courtois, M., &amp; Muslin, A. J. (2006). Akt1 is required for physiological cardiac growth. </w:t>
      </w:r>
      <w:r w:rsidDel="00000000" w:rsidR="00000000" w:rsidRPr="00000000">
        <w:rPr>
          <w:i w:val="1"/>
          <w:iCs w:val="1"/>
          <w:color w:val="000000"/>
          <w:sz w:val="24"/>
          <w:szCs w:val="24"/>
          <w:rtl w:val="0"/>
        </w:rPr>
        <w:t xml:space="preserve">Circulation</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113</w:t>
      </w:r>
      <w:r w:rsidDel="00000000" w:rsidR="00000000" w:rsidRPr="00000000">
        <w:rPr>
          <w:color w:val="000000"/>
          <w:sz w:val="24"/>
          <w:szCs w:val="24"/>
          <w:rtl w:val="0"/>
        </w:rPr>
        <w:t xml:space="preserve">(17), 2097–2104. https://doi.org/10.1161/CIRCULATIONAHA.105.595231</w:t>
      </w:r>
    </w:p>
    <w:p w:rsidR="00000000" w:rsidDel="00000000" w:rsidP="00000000" w:rsidRDefault="00000000" w:rsidRPr="00000000" w14:paraId="000000BD">
      <w:pPr>
        <w:ind w:hanging="480"/>
        <w:rPr>
          <w:color w:val="000000"/>
          <w:sz w:val="24"/>
          <w:szCs w:val="24"/>
        </w:rPr>
      </w:pPr>
      <w:r w:rsidDel="00000000" w:rsidR="00000000" w:rsidRPr="00000000">
        <w:rPr>
          <w:color w:val="000000"/>
          <w:sz w:val="24"/>
          <w:szCs w:val="24"/>
          <w:rtl w:val="0"/>
        </w:rPr>
        <w:t xml:space="preserve">De Maria, M. L. A., Araújo, L. D., Fraga-Silva, R. A., Pereira, L. A. S., Ribeiro, H. J., Menezes, G. B., Shenoy, V., Raizada, M. K., &amp; Ferreira, A. J. (2016). Anti-hypertensive Effects of Diminazene Aceturate: An Angiotensin- Converting Enzyme 2 Activator in Rats. </w:t>
      </w:r>
      <w:r w:rsidDel="00000000" w:rsidR="00000000" w:rsidRPr="00000000">
        <w:rPr>
          <w:i w:val="1"/>
          <w:iCs w:val="1"/>
          <w:color w:val="000000"/>
          <w:sz w:val="24"/>
          <w:szCs w:val="24"/>
          <w:rtl w:val="0"/>
        </w:rPr>
        <w:t xml:space="preserve">Protein and Peptide Letters</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23</w:t>
      </w:r>
      <w:r w:rsidDel="00000000" w:rsidR="00000000" w:rsidRPr="00000000">
        <w:rPr>
          <w:color w:val="000000"/>
          <w:sz w:val="24"/>
          <w:szCs w:val="24"/>
          <w:rtl w:val="0"/>
        </w:rPr>
        <w:t xml:space="preserve">(1), 9–16. http://www.ncbi.nlm.nih.gov/pubmed/26458404</w:t>
      </w:r>
    </w:p>
    <w:p w:rsidR="00000000" w:rsidDel="00000000" w:rsidP="00000000" w:rsidRDefault="00000000" w:rsidRPr="00000000" w14:paraId="000000BE">
      <w:pPr>
        <w:ind w:hanging="480"/>
        <w:rPr>
          <w:color w:val="000000"/>
          <w:sz w:val="24"/>
          <w:szCs w:val="24"/>
        </w:rPr>
      </w:pPr>
      <w:r w:rsidDel="00000000" w:rsidR="00000000" w:rsidRPr="00000000">
        <w:rPr>
          <w:color w:val="000000"/>
          <w:sz w:val="24"/>
          <w:szCs w:val="24"/>
          <w:rtl w:val="0"/>
        </w:rPr>
        <w:t xml:space="preserve">de Oliveira Sá, G., dos Santos Neves, V., de Oliveira Fraga, S. R., Souza-Mello, V., &amp; Barbosa-da-Silva, S. (2017). High-intensity interval training has beneficial effects on cardiac remodeling through local renin-angiotensin system modulation in mice fed high-fat or high-fructose diets. </w:t>
      </w:r>
      <w:r w:rsidDel="00000000" w:rsidR="00000000" w:rsidRPr="00000000">
        <w:rPr>
          <w:i w:val="1"/>
          <w:iCs w:val="1"/>
          <w:color w:val="000000"/>
          <w:sz w:val="24"/>
          <w:szCs w:val="24"/>
          <w:rtl w:val="0"/>
        </w:rPr>
        <w:t xml:space="preserve">Life Sciences</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189</w:t>
      </w:r>
      <w:r w:rsidDel="00000000" w:rsidR="00000000" w:rsidRPr="00000000">
        <w:rPr>
          <w:color w:val="000000"/>
          <w:sz w:val="24"/>
          <w:szCs w:val="24"/>
          <w:rtl w:val="0"/>
        </w:rPr>
        <w:t xml:space="preserve">, 8–17. https://doi.org/10.1016/j.lfs.2017.09.012</w:t>
      </w:r>
    </w:p>
    <w:p w:rsidR="00000000" w:rsidDel="00000000" w:rsidP="00000000" w:rsidRDefault="00000000" w:rsidRPr="00000000" w14:paraId="000000BF">
      <w:pPr>
        <w:ind w:hanging="480"/>
        <w:rPr>
          <w:color w:val="000000"/>
          <w:sz w:val="24"/>
          <w:szCs w:val="24"/>
        </w:rPr>
      </w:pPr>
      <w:r w:rsidDel="00000000" w:rsidR="00000000" w:rsidRPr="00000000">
        <w:rPr>
          <w:color w:val="000000"/>
          <w:sz w:val="24"/>
          <w:szCs w:val="24"/>
          <w:rtl w:val="0"/>
        </w:rPr>
        <w:t xml:space="preserve">Dias-Peixoto, M. F., Santos, R. A. S., Gomes, E. R. M., Alves, M. N. M., Almeida, P. W. M., Greco, L., Rosa, M., Fauler, B., Bader, M., Alenina, N., &amp; Guatimosim, S. (2008). Molecular Mechanisms Involved in the Angiotensin-(1-7)/Mas Signaling Pathway in Cardiomyocytes. </w:t>
      </w:r>
      <w:r w:rsidDel="00000000" w:rsidR="00000000" w:rsidRPr="00000000">
        <w:rPr>
          <w:i w:val="1"/>
          <w:iCs w:val="1"/>
          <w:color w:val="000000"/>
          <w:sz w:val="24"/>
          <w:szCs w:val="24"/>
          <w:rtl w:val="0"/>
        </w:rPr>
        <w:t xml:space="preserve">Hypertension</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52</w:t>
      </w:r>
      <w:r w:rsidDel="00000000" w:rsidR="00000000" w:rsidRPr="00000000">
        <w:rPr>
          <w:color w:val="000000"/>
          <w:sz w:val="24"/>
          <w:szCs w:val="24"/>
          <w:rtl w:val="0"/>
        </w:rPr>
        <w:t xml:space="preserve">(3), 542–548. https://doi.org/10.1161/HYPERTENSIONAHA.108.114280</w:t>
      </w:r>
    </w:p>
    <w:p w:rsidR="00000000" w:rsidDel="00000000" w:rsidP="00000000" w:rsidRDefault="00000000" w:rsidRPr="00000000" w14:paraId="000000C0">
      <w:pPr>
        <w:ind w:hanging="480"/>
        <w:rPr>
          <w:color w:val="000000"/>
          <w:sz w:val="24"/>
          <w:szCs w:val="24"/>
        </w:rPr>
      </w:pPr>
      <w:r w:rsidDel="00000000" w:rsidR="00000000" w:rsidRPr="00000000">
        <w:rPr>
          <w:color w:val="000000"/>
          <w:sz w:val="24"/>
          <w:szCs w:val="24"/>
          <w:rtl w:val="0"/>
        </w:rPr>
        <w:t xml:space="preserve">do Carmo e Silva, C., de Almeida, J. F. Q. Q., Macedo, L. M. M., Melo, M. B. B., Pedrino, G. R. R., dos Santos, F. C. A. C. A., Biancardi, M. F. F., dos Santos, R. A. A. S., de Carvalho, A. A. V. V, Mendes, E. P. P., Colugnati, D. B. B., Mazaro-Costa, R., de Castro, C. H. H., Carmo e Silva, C., Almeida, J. F. Q., Macedo, L. M. M., Melo, M. B. B., Pedrino, G. R. R., Cristina, F., … de Castro, C. H. H. (2016). Mas receptor contributes to pregnancy-induced cardiac remodelling. </w:t>
      </w:r>
      <w:r w:rsidDel="00000000" w:rsidR="00000000" w:rsidRPr="00000000">
        <w:rPr>
          <w:i w:val="1"/>
          <w:iCs w:val="1"/>
          <w:color w:val="000000"/>
          <w:sz w:val="24"/>
          <w:szCs w:val="24"/>
          <w:rtl w:val="0"/>
        </w:rPr>
        <w:t xml:space="preserve">Clinical Science</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130</w:t>
      </w:r>
      <w:r w:rsidDel="00000000" w:rsidR="00000000" w:rsidRPr="00000000">
        <w:rPr>
          <w:color w:val="000000"/>
          <w:sz w:val="24"/>
          <w:szCs w:val="24"/>
          <w:rtl w:val="0"/>
        </w:rPr>
        <w:t xml:space="preserve">(24), 2305–2316. https://doi.org/10.1042/CS20160095</w:t>
      </w:r>
    </w:p>
    <w:p w:rsidR="00000000" w:rsidDel="00000000" w:rsidP="00000000" w:rsidRDefault="00000000" w:rsidRPr="00000000" w14:paraId="000000C1">
      <w:pPr>
        <w:ind w:hanging="480"/>
        <w:rPr>
          <w:color w:val="000000"/>
          <w:sz w:val="24"/>
          <w:szCs w:val="24"/>
        </w:rPr>
      </w:pPr>
      <w:r w:rsidDel="00000000" w:rsidR="00000000" w:rsidRPr="00000000">
        <w:rPr>
          <w:color w:val="000000"/>
          <w:sz w:val="24"/>
          <w:szCs w:val="24"/>
          <w:rtl w:val="0"/>
        </w:rPr>
        <w:t xml:space="preserve">Domenig, O., Manzel, A., Grobe, N., Konigshausen, E., Kaltenecker, C. C., Kovarik, J. J., Stegbauer, J., Gurley, S. B., van Oyen, D., Antlanger, M., Bader, M., Motta-Santos, D., Santos, R. A., Elased, K. M., Saemann, M. D., Linker, R. A., &amp; Poglitsch, M. (2016). Neprilysin is a Mediator of Alternative Renin-Angiotensin-System Activation in the Murine and Human Kidney. </w:t>
      </w:r>
      <w:r w:rsidDel="00000000" w:rsidR="00000000" w:rsidRPr="00000000">
        <w:rPr>
          <w:i w:val="1"/>
          <w:iCs w:val="1"/>
          <w:color w:val="000000"/>
          <w:sz w:val="24"/>
          <w:szCs w:val="24"/>
          <w:rtl w:val="0"/>
        </w:rPr>
        <w:t xml:space="preserve">Scientific Reports</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6</w:t>
      </w:r>
      <w:r w:rsidDel="00000000" w:rsidR="00000000" w:rsidRPr="00000000">
        <w:rPr>
          <w:color w:val="000000"/>
          <w:sz w:val="24"/>
          <w:szCs w:val="24"/>
          <w:rtl w:val="0"/>
        </w:rPr>
        <w:t xml:space="preserve">, 33678.</w:t>
      </w:r>
    </w:p>
    <w:p w:rsidR="00000000" w:rsidDel="00000000" w:rsidP="00000000" w:rsidRDefault="00000000" w:rsidRPr="00000000" w14:paraId="000000C2">
      <w:pPr>
        <w:ind w:hanging="480"/>
        <w:rPr>
          <w:color w:val="000000"/>
          <w:sz w:val="24"/>
          <w:szCs w:val="24"/>
        </w:rPr>
      </w:pPr>
      <w:r w:rsidDel="00000000" w:rsidR="00000000" w:rsidRPr="00000000">
        <w:rPr>
          <w:color w:val="000000"/>
          <w:sz w:val="24"/>
          <w:szCs w:val="24"/>
          <w:rtl w:val="0"/>
        </w:rPr>
        <w:t xml:space="preserve">Dong, B., Yu, Q. T., Dai, H. Y., Gao, Y. Y., Zhou, Z. L., Zhang, L., Jiang, H., Gao, F., Li, S. Y., Zhang, Y. H. Y., Bian, H. J., Liu, C. X., Wang, N., Xu, H., Pan, C. M., Song, H. D., Zhang, C., &amp; Zhang, Y. H. Y. (2012). Angiotensin-converting enzyme-2 overexpression improves left ventricular remodeling and function in a rat model of diabetic cardiomyopathy. </w:t>
      </w:r>
      <w:r w:rsidDel="00000000" w:rsidR="00000000" w:rsidRPr="00000000">
        <w:rPr>
          <w:i w:val="1"/>
          <w:iCs w:val="1"/>
          <w:color w:val="000000"/>
          <w:sz w:val="24"/>
          <w:szCs w:val="24"/>
          <w:rtl w:val="0"/>
        </w:rPr>
        <w:t xml:space="preserve">Journal of the American College of Cardiology</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59</w:t>
      </w:r>
      <w:r w:rsidDel="00000000" w:rsidR="00000000" w:rsidRPr="00000000">
        <w:rPr>
          <w:color w:val="000000"/>
          <w:sz w:val="24"/>
          <w:szCs w:val="24"/>
          <w:rtl w:val="0"/>
        </w:rPr>
        <w:t xml:space="preserve">(8), 739–747. https://doi.org/10.1016/j.jacc.2011.09.071</w:t>
      </w:r>
    </w:p>
    <w:p w:rsidR="00000000" w:rsidDel="00000000" w:rsidP="00000000" w:rsidRDefault="00000000" w:rsidRPr="00000000" w14:paraId="000000C3">
      <w:pPr>
        <w:ind w:hanging="480"/>
        <w:rPr>
          <w:color w:val="000000"/>
          <w:sz w:val="24"/>
          <w:szCs w:val="24"/>
        </w:rPr>
      </w:pPr>
      <w:r w:rsidDel="00000000" w:rsidR="00000000" w:rsidRPr="00000000">
        <w:rPr>
          <w:color w:val="000000"/>
          <w:sz w:val="24"/>
          <w:szCs w:val="24"/>
          <w:rtl w:val="0"/>
        </w:rPr>
        <w:t xml:space="preserve">Dong, B., Zhang, C., Feng, J. B., Zhao, Y. X., Li, S. Y., Yang, Y. P., Dong, Q. L., Deng, B. P., Zhu, L., Yu, Q. T., Liu, C. X., Liu, B., Pan, C. M., Song, H. D., Zhang, M. X., &amp; Zhang, Y. (2008). Overexpression of ACE2 enhances plaque stability in a rabbit model of atherosclerosis. </w:t>
      </w:r>
      <w:r w:rsidDel="00000000" w:rsidR="00000000" w:rsidRPr="00000000">
        <w:rPr>
          <w:i w:val="1"/>
          <w:iCs w:val="1"/>
          <w:color w:val="000000"/>
          <w:sz w:val="24"/>
          <w:szCs w:val="24"/>
          <w:rtl w:val="0"/>
        </w:rPr>
        <w:t xml:space="preserve">Arterioscler Thromb Vasc Biol</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28</w:t>
      </w:r>
      <w:r w:rsidDel="00000000" w:rsidR="00000000" w:rsidRPr="00000000">
        <w:rPr>
          <w:color w:val="000000"/>
          <w:sz w:val="24"/>
          <w:szCs w:val="24"/>
          <w:rtl w:val="0"/>
        </w:rPr>
        <w:t xml:space="preserve">(7), 1270–1276. http://www.ncbi.nlm.nih.gov/entrez/query.fcgi?cmd=Retrieve&amp;db=PubMed&amp;dopt=Citation&amp;list_uids=18403726</w:t>
      </w:r>
    </w:p>
    <w:p w:rsidR="00000000" w:rsidDel="00000000" w:rsidP="00000000" w:rsidRDefault="00000000" w:rsidRPr="00000000" w14:paraId="000000C4">
      <w:pPr>
        <w:ind w:hanging="480"/>
        <w:rPr>
          <w:color w:val="000000"/>
          <w:sz w:val="24"/>
          <w:szCs w:val="24"/>
        </w:rPr>
      </w:pPr>
      <w:r w:rsidDel="00000000" w:rsidR="00000000" w:rsidRPr="00000000">
        <w:rPr>
          <w:color w:val="000000"/>
          <w:sz w:val="24"/>
          <w:szCs w:val="24"/>
          <w:rtl w:val="0"/>
        </w:rPr>
        <w:t xml:space="preserve">Donoghue, M., Hsieh, F., Baronas, E., Godbout, K., Gosselin, M., Stagliano, N., Donovan, M., Woolf, B., Robison, K., Jeyaseelan, R., Breitbart, R. E., &amp; Acton, S. (2000a). A novel angiotensin-converting enzyme-related carboxypeptidase (ACE2) converts angiotensin I to angiotensin 1-9. </w:t>
      </w:r>
      <w:r w:rsidDel="00000000" w:rsidR="00000000" w:rsidRPr="00000000">
        <w:rPr>
          <w:i w:val="1"/>
          <w:iCs w:val="1"/>
          <w:color w:val="000000"/>
          <w:sz w:val="24"/>
          <w:szCs w:val="24"/>
          <w:rtl w:val="0"/>
        </w:rPr>
        <w:t xml:space="preserve">Circ Res</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87</w:t>
      </w:r>
      <w:r w:rsidDel="00000000" w:rsidR="00000000" w:rsidRPr="00000000">
        <w:rPr>
          <w:color w:val="000000"/>
          <w:sz w:val="24"/>
          <w:szCs w:val="24"/>
          <w:rtl w:val="0"/>
        </w:rPr>
        <w:t xml:space="preserve">(5), E1-9. http://www.ncbi.nlm.nih.gov/entrez/query.fcgi?cmd=Retrieve&amp;db=PubMed&amp;dopt=Citation&amp;list_uids=10969042</w:t>
      </w:r>
    </w:p>
    <w:p w:rsidR="00000000" w:rsidDel="00000000" w:rsidP="00000000" w:rsidRDefault="00000000" w:rsidRPr="00000000" w14:paraId="000000C5">
      <w:pPr>
        <w:ind w:hanging="480"/>
        <w:rPr>
          <w:color w:val="000000"/>
          <w:sz w:val="24"/>
          <w:szCs w:val="24"/>
        </w:rPr>
      </w:pPr>
      <w:r w:rsidDel="00000000" w:rsidR="00000000" w:rsidRPr="00000000">
        <w:rPr>
          <w:color w:val="000000"/>
          <w:sz w:val="24"/>
          <w:szCs w:val="24"/>
          <w:rtl w:val="0"/>
        </w:rPr>
        <w:t xml:space="preserve">Donoghue, M., Hsieh, F., Baronas, E., Godbout, K., Gosselin, M., Stagliano, N., Donovan, M., Woolf, B., Robison, K., Jeyaseelan, R., Breitbart, R. E., &amp; Acton, S. (2000b). A novel angiotensin-converting enzyme-related carboxypeptidase (ACE2) converts angiotensin I to angiotensin 1-9. </w:t>
      </w:r>
      <w:r w:rsidDel="00000000" w:rsidR="00000000" w:rsidRPr="00000000">
        <w:rPr>
          <w:i w:val="1"/>
          <w:iCs w:val="1"/>
          <w:color w:val="000000"/>
          <w:sz w:val="24"/>
          <w:szCs w:val="24"/>
          <w:rtl w:val="0"/>
        </w:rPr>
        <w:t xml:space="preserve">Circ Res</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87</w:t>
      </w:r>
      <w:r w:rsidDel="00000000" w:rsidR="00000000" w:rsidRPr="00000000">
        <w:rPr>
          <w:color w:val="000000"/>
          <w:sz w:val="24"/>
          <w:szCs w:val="24"/>
          <w:rtl w:val="0"/>
        </w:rPr>
        <w:t xml:space="preserve">(5), E1-9. http://www.ncbi.nlm.nih.gov/entrez/query.fcgi?cmd=Retrieve&amp;db=PubMed&amp;dopt=Citation&amp;list_uids=10969042</w:t>
      </w:r>
    </w:p>
    <w:p w:rsidR="00000000" w:rsidDel="00000000" w:rsidP="00000000" w:rsidRDefault="00000000" w:rsidRPr="00000000" w14:paraId="000000C6">
      <w:pPr>
        <w:ind w:hanging="480"/>
        <w:rPr>
          <w:color w:val="000000"/>
          <w:sz w:val="24"/>
          <w:szCs w:val="24"/>
        </w:rPr>
      </w:pPr>
      <w:r w:rsidDel="00000000" w:rsidR="00000000" w:rsidRPr="00000000">
        <w:rPr>
          <w:color w:val="000000"/>
          <w:sz w:val="24"/>
          <w:szCs w:val="24"/>
          <w:rtl w:val="0"/>
        </w:rPr>
        <w:t xml:space="preserve">Eghbali, M., Wang, Y., Toro, L., &amp; Stefani, E. (2006). Heart Hypertrophy During Pregnancy: A Better Functioning Heart? </w:t>
      </w:r>
      <w:r w:rsidDel="00000000" w:rsidR="00000000" w:rsidRPr="00000000">
        <w:rPr>
          <w:i w:val="1"/>
          <w:iCs w:val="1"/>
          <w:color w:val="000000"/>
          <w:sz w:val="24"/>
          <w:szCs w:val="24"/>
          <w:rtl w:val="0"/>
        </w:rPr>
        <w:t xml:space="preserve">Trends in Cardiovascular Medicine</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16</w:t>
      </w:r>
      <w:r w:rsidDel="00000000" w:rsidR="00000000" w:rsidRPr="00000000">
        <w:rPr>
          <w:color w:val="000000"/>
          <w:sz w:val="24"/>
          <w:szCs w:val="24"/>
          <w:rtl w:val="0"/>
        </w:rPr>
        <w:t xml:space="preserve">(8), 285–291. https://doi.org/10.1016/j.tcm.2006.07.001</w:t>
      </w:r>
    </w:p>
    <w:p w:rsidR="00000000" w:rsidDel="00000000" w:rsidP="00000000" w:rsidRDefault="00000000" w:rsidRPr="00000000" w14:paraId="000000C7">
      <w:pPr>
        <w:ind w:hanging="480"/>
        <w:rPr>
          <w:color w:val="000000"/>
          <w:sz w:val="24"/>
          <w:szCs w:val="24"/>
        </w:rPr>
      </w:pPr>
      <w:r w:rsidDel="00000000" w:rsidR="00000000" w:rsidRPr="00000000">
        <w:rPr>
          <w:color w:val="000000"/>
          <w:sz w:val="24"/>
          <w:szCs w:val="24"/>
          <w:rtl w:val="0"/>
        </w:rPr>
        <w:t xml:space="preserve">Feltenberger, J. D., Andrade, J. M. O., Paraíso, A., Barros, L. O., Filho, A. B. M., Sinisterra, R. D. M., Sousa, F. B., Guimarães, A. L. S., de Paula, A. M. B., Campagnole-Santos, M. J., Qureshi, M., Dos Santos, R. A. S., &amp; Santos, S. H. S. (2013). Oral formulation of Angiotensin-(1-7) improves lipid metabolism and prevents high-fat diet-induced hepatic steatosis and inflammation in mice. </w:t>
      </w:r>
      <w:r w:rsidDel="00000000" w:rsidR="00000000" w:rsidRPr="00000000">
        <w:rPr>
          <w:i w:val="1"/>
          <w:iCs w:val="1"/>
          <w:color w:val="000000"/>
          <w:sz w:val="24"/>
          <w:szCs w:val="24"/>
          <w:rtl w:val="0"/>
        </w:rPr>
        <w:t xml:space="preserve">Hypertension</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62</w:t>
      </w:r>
      <w:r w:rsidDel="00000000" w:rsidR="00000000" w:rsidRPr="00000000">
        <w:rPr>
          <w:color w:val="000000"/>
          <w:sz w:val="24"/>
          <w:szCs w:val="24"/>
          <w:rtl w:val="0"/>
        </w:rPr>
        <w:t xml:space="preserve">(2), 324–330. https://doi.org/10.1161/HYPERTENSIONAHA.111.00919</w:t>
      </w:r>
    </w:p>
    <w:p w:rsidR="00000000" w:rsidDel="00000000" w:rsidP="00000000" w:rsidRDefault="00000000" w:rsidRPr="00000000" w14:paraId="000000C8">
      <w:pPr>
        <w:ind w:hanging="480"/>
        <w:rPr>
          <w:color w:val="000000"/>
          <w:sz w:val="24"/>
          <w:szCs w:val="24"/>
        </w:rPr>
      </w:pPr>
      <w:r w:rsidDel="00000000" w:rsidR="00000000" w:rsidRPr="00000000">
        <w:rPr>
          <w:color w:val="000000"/>
          <w:sz w:val="24"/>
          <w:szCs w:val="24"/>
          <w:rtl w:val="0"/>
        </w:rPr>
        <w:t xml:space="preserve">Feng, Y., Hans, C., McIlwain, E., Varner, K. J., &amp; Lazartigues, E. (2012). Angiotensin-Converting Enzyme 2 Over-Expression in the Central Nervous System Reduces Angiotensin-II-Mediated Cardiac Hypertrophy. </w:t>
      </w:r>
      <w:r w:rsidDel="00000000" w:rsidR="00000000" w:rsidRPr="00000000">
        <w:rPr>
          <w:i w:val="1"/>
          <w:iCs w:val="1"/>
          <w:color w:val="000000"/>
          <w:sz w:val="24"/>
          <w:szCs w:val="24"/>
          <w:rtl w:val="0"/>
        </w:rPr>
        <w:t xml:space="preserve">PLoS ONE</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7</w:t>
      </w:r>
      <w:r w:rsidDel="00000000" w:rsidR="00000000" w:rsidRPr="00000000">
        <w:rPr>
          <w:color w:val="000000"/>
          <w:sz w:val="24"/>
          <w:szCs w:val="24"/>
          <w:rtl w:val="0"/>
        </w:rPr>
        <w:t xml:space="preserve">(11), e48910. https://doi.org/10.1371/journal.pone.0048910</w:t>
      </w:r>
    </w:p>
    <w:p w:rsidR="00000000" w:rsidDel="00000000" w:rsidP="00000000" w:rsidRDefault="00000000" w:rsidRPr="00000000" w14:paraId="000000C9">
      <w:pPr>
        <w:ind w:hanging="480"/>
        <w:rPr>
          <w:color w:val="000000"/>
          <w:sz w:val="24"/>
          <w:szCs w:val="24"/>
        </w:rPr>
      </w:pPr>
      <w:r w:rsidDel="00000000" w:rsidR="00000000" w:rsidRPr="00000000">
        <w:rPr>
          <w:color w:val="000000"/>
          <w:sz w:val="24"/>
          <w:szCs w:val="24"/>
          <w:rtl w:val="0"/>
        </w:rPr>
        <w:t xml:space="preserve">Fernandes, T., Hashimoto, N. Y., Magalhães, F. C., Fernandes, F. B., Casarini, D. E., Carmona, A. K., Krieger, J. E., Phillips, M. I., &amp; Oliveira, E. M. (2011). Aerobic exercise training-induced left ventricular hypertrophy involves regulatory MicroRNAs, decreased angiotensin-converting enzyme-angiotensin ii, and synergistic regulation of angiotensin-converting enzyme 2-angiotensin (1-7). </w:t>
      </w:r>
      <w:r w:rsidDel="00000000" w:rsidR="00000000" w:rsidRPr="00000000">
        <w:rPr>
          <w:i w:val="1"/>
          <w:iCs w:val="1"/>
          <w:color w:val="000000"/>
          <w:sz w:val="24"/>
          <w:szCs w:val="24"/>
          <w:rtl w:val="0"/>
        </w:rPr>
        <w:t xml:space="preserve">Hypertension</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58</w:t>
      </w:r>
      <w:r w:rsidDel="00000000" w:rsidR="00000000" w:rsidRPr="00000000">
        <w:rPr>
          <w:color w:val="000000"/>
          <w:sz w:val="24"/>
          <w:szCs w:val="24"/>
          <w:rtl w:val="0"/>
        </w:rPr>
        <w:t xml:space="preserve">(2), 182–189. https://doi.org/10.1161/HYPERTENSIONAHA.110.168252</w:t>
      </w:r>
    </w:p>
    <w:p w:rsidR="00000000" w:rsidDel="00000000" w:rsidP="00000000" w:rsidRDefault="00000000" w:rsidRPr="00000000" w14:paraId="000000CA">
      <w:pPr>
        <w:ind w:hanging="480"/>
        <w:rPr>
          <w:color w:val="000000"/>
          <w:sz w:val="24"/>
          <w:szCs w:val="24"/>
        </w:rPr>
      </w:pPr>
      <w:r w:rsidDel="00000000" w:rsidR="00000000" w:rsidRPr="00000000">
        <w:rPr>
          <w:color w:val="000000"/>
          <w:sz w:val="24"/>
          <w:szCs w:val="24"/>
          <w:rtl w:val="0"/>
        </w:rPr>
        <w:t xml:space="preserve">Ferreira, A. J., Castro, C. H., Guatimosim, S., Almeida, P. W., Gomes, E. R., Dias-Peixoto, M. F., Alves, M. N., Fagundes-Moura, C. R., Rentzsch, B., Gava, E., Almeida, A. P., Guimaraes, A. M., Kitten, G. T., Reudelhuber, T., Bader, M., &amp; Santos, R. A. (2010a). Attenuation of isoproterenol-induced cardiac fibrosis in transgenic rats harboring an angiotensin-(1-7)-producing fusion protein in the heart. </w:t>
      </w:r>
      <w:r w:rsidDel="00000000" w:rsidR="00000000" w:rsidRPr="00000000">
        <w:rPr>
          <w:i w:val="1"/>
          <w:iCs w:val="1"/>
          <w:color w:val="000000"/>
          <w:sz w:val="24"/>
          <w:szCs w:val="24"/>
          <w:rtl w:val="0"/>
        </w:rPr>
        <w:t xml:space="preserve">Ther Adv Cardiovasc Dis</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4</w:t>
      </w:r>
      <w:r w:rsidDel="00000000" w:rsidR="00000000" w:rsidRPr="00000000">
        <w:rPr>
          <w:color w:val="000000"/>
          <w:sz w:val="24"/>
          <w:szCs w:val="24"/>
          <w:rtl w:val="0"/>
        </w:rPr>
        <w:t xml:space="preserve">(2), 83–96. http://www.ncbi.nlm.nih.gov/entrez/query.fcgi?cmd=Retrieve&amp;db=PubMed&amp;dopt=Citation&amp;list_uids=20051448</w:t>
      </w:r>
    </w:p>
    <w:p w:rsidR="00000000" w:rsidDel="00000000" w:rsidP="00000000" w:rsidRDefault="00000000" w:rsidRPr="00000000" w14:paraId="000000CB">
      <w:pPr>
        <w:ind w:hanging="480"/>
        <w:rPr>
          <w:color w:val="000000"/>
          <w:sz w:val="24"/>
          <w:szCs w:val="24"/>
        </w:rPr>
      </w:pPr>
      <w:r w:rsidDel="00000000" w:rsidR="00000000" w:rsidRPr="00000000">
        <w:rPr>
          <w:color w:val="000000"/>
          <w:sz w:val="24"/>
          <w:szCs w:val="24"/>
          <w:rtl w:val="0"/>
        </w:rPr>
        <w:t xml:space="preserve">Ferreira, A. J., Castro, C. H., Guatimosim, S., Almeida, P. W., Gomes, E. R., Dias-Peixoto, M. F., Alves, M. N., Fagundes-Moura, C. R., Rentzsch, B., Gava, E., Almeida, A. P., Guimaraes, A. M., Kitten, G. T., Reudelhuber, T., Bader, M., &amp; Santos, R. A. (2010b). Attenuation of isoproterenol-induced cardiac fibrosis in transgenic rats harboring an angiotensin-(1-7)-producing fusion protein in the heart. </w:t>
      </w:r>
      <w:r w:rsidDel="00000000" w:rsidR="00000000" w:rsidRPr="00000000">
        <w:rPr>
          <w:i w:val="1"/>
          <w:iCs w:val="1"/>
          <w:color w:val="000000"/>
          <w:sz w:val="24"/>
          <w:szCs w:val="24"/>
          <w:rtl w:val="0"/>
        </w:rPr>
        <w:t xml:space="preserve">Ther Adv Cardiovasc Dis</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4</w:t>
      </w:r>
      <w:r w:rsidDel="00000000" w:rsidR="00000000" w:rsidRPr="00000000">
        <w:rPr>
          <w:color w:val="000000"/>
          <w:sz w:val="24"/>
          <w:szCs w:val="24"/>
          <w:rtl w:val="0"/>
        </w:rPr>
        <w:t xml:space="preserve">(2), 83–96. http://www.ncbi.nlm.nih.gov/entrez/query.fcgi?cmd=Retrieve&amp;db=PubMed&amp;dopt=Citation&amp;list_uids=20051448</w:t>
      </w:r>
    </w:p>
    <w:p w:rsidR="00000000" w:rsidDel="00000000" w:rsidP="00000000" w:rsidRDefault="00000000" w:rsidRPr="00000000" w14:paraId="000000CC">
      <w:pPr>
        <w:ind w:hanging="480"/>
        <w:rPr>
          <w:color w:val="000000"/>
          <w:sz w:val="24"/>
          <w:szCs w:val="24"/>
        </w:rPr>
      </w:pPr>
      <w:r w:rsidDel="00000000" w:rsidR="00000000" w:rsidRPr="00000000">
        <w:rPr>
          <w:color w:val="000000"/>
          <w:sz w:val="24"/>
          <w:szCs w:val="24"/>
          <w:rtl w:val="0"/>
        </w:rPr>
        <w:t xml:space="preserve">Ferreira, A. J., Jacoby, B. A., Araujo, C. A., Macedo, F. A., Silva, G. A., Almeida, A. P., Caliari, M. V, &amp; Santos, R. A. (2007). The nonpeptide angiotensin-(1-7) receptor Mas agonist AVE-0991 attenuates heart failure induced by myocardial infarction. </w:t>
      </w:r>
      <w:r w:rsidDel="00000000" w:rsidR="00000000" w:rsidRPr="00000000">
        <w:rPr>
          <w:i w:val="1"/>
          <w:iCs w:val="1"/>
          <w:color w:val="000000"/>
          <w:sz w:val="24"/>
          <w:szCs w:val="24"/>
          <w:rtl w:val="0"/>
        </w:rPr>
        <w:t xml:space="preserve">Am J Physiol Heart Circ Physiol</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292</w:t>
      </w:r>
      <w:r w:rsidDel="00000000" w:rsidR="00000000" w:rsidRPr="00000000">
        <w:rPr>
          <w:color w:val="000000"/>
          <w:sz w:val="24"/>
          <w:szCs w:val="24"/>
          <w:rtl w:val="0"/>
        </w:rPr>
        <w:t xml:space="preserve">(2), H1113-9. https://doi.org/00828.2006 [pii] 10.1152/ajpheart.00828.2006</w:t>
      </w:r>
    </w:p>
    <w:p w:rsidR="00000000" w:rsidDel="00000000" w:rsidP="00000000" w:rsidRDefault="00000000" w:rsidRPr="00000000" w14:paraId="000000CD">
      <w:pPr>
        <w:ind w:hanging="480"/>
        <w:rPr>
          <w:color w:val="000000"/>
          <w:sz w:val="24"/>
          <w:szCs w:val="24"/>
        </w:rPr>
      </w:pPr>
      <w:r w:rsidDel="00000000" w:rsidR="00000000" w:rsidRPr="00000000">
        <w:rPr>
          <w:color w:val="000000"/>
          <w:sz w:val="24"/>
          <w:szCs w:val="24"/>
          <w:rtl w:val="0"/>
        </w:rPr>
        <w:t xml:space="preserve">Ferreira, A. J., Moraes, P. L., Foureaux, G., Andrade, A. B., Santos, R. A. S., &amp; Almeida, A. P. (2011). The angiotensin-(1-7)/mas receptor axis is expressed in sinoatrial node cells of rats. </w:t>
      </w:r>
      <w:r w:rsidDel="00000000" w:rsidR="00000000" w:rsidRPr="00000000">
        <w:rPr>
          <w:i w:val="1"/>
          <w:iCs w:val="1"/>
          <w:color w:val="000000"/>
          <w:sz w:val="24"/>
          <w:szCs w:val="24"/>
          <w:rtl w:val="0"/>
        </w:rPr>
        <w:t xml:space="preserve">Journal of Histochemistry and Cytochemistry</w:t>
      </w:r>
      <w:r w:rsidDel="00000000" w:rsidR="00000000" w:rsidRPr="00000000">
        <w:rPr>
          <w:color w:val="000000"/>
          <w:sz w:val="24"/>
          <w:szCs w:val="24"/>
          <w:rtl w:val="0"/>
        </w:rPr>
        <w:t xml:space="preserve">. https://doi.org/10.1369/0022155411411712</w:t>
      </w:r>
    </w:p>
    <w:p w:rsidR="00000000" w:rsidDel="00000000" w:rsidP="00000000" w:rsidRDefault="00000000" w:rsidRPr="00000000" w14:paraId="000000CE">
      <w:pPr>
        <w:ind w:hanging="480"/>
        <w:rPr>
          <w:color w:val="000000"/>
          <w:sz w:val="24"/>
          <w:szCs w:val="24"/>
        </w:rPr>
      </w:pPr>
      <w:r w:rsidDel="00000000" w:rsidR="00000000" w:rsidRPr="00000000">
        <w:rPr>
          <w:color w:val="000000"/>
          <w:sz w:val="24"/>
          <w:szCs w:val="24"/>
          <w:rtl w:val="0"/>
        </w:rPr>
        <w:t xml:space="preserve">Ferreira, A. J., Shenoy, V., Qi, Y., Fraga-Silva, R. A., Santos, R. A. S., Katovich, M. J., &amp; Raizada, M. K. (2011). Angiotensin-converting enzyme 2 activation protects against hypertension-induced cardiac fibrosis involving extracellular signal-regulated kinases. </w:t>
      </w:r>
      <w:r w:rsidDel="00000000" w:rsidR="00000000" w:rsidRPr="00000000">
        <w:rPr>
          <w:i w:val="1"/>
          <w:iCs w:val="1"/>
          <w:color w:val="000000"/>
          <w:sz w:val="24"/>
          <w:szCs w:val="24"/>
          <w:rtl w:val="0"/>
        </w:rPr>
        <w:t xml:space="preserve">Exp Physiol</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96</w:t>
      </w:r>
      <w:r w:rsidDel="00000000" w:rsidR="00000000" w:rsidRPr="00000000">
        <w:rPr>
          <w:color w:val="000000"/>
          <w:sz w:val="24"/>
          <w:szCs w:val="24"/>
          <w:rtl w:val="0"/>
        </w:rPr>
        <w:t xml:space="preserve">(3), 287–294. https://doi.org/10.1113/expphysiol.2010.055277</w:t>
      </w:r>
    </w:p>
    <w:p w:rsidR="00000000" w:rsidDel="00000000" w:rsidP="00000000" w:rsidRDefault="00000000" w:rsidRPr="00000000" w14:paraId="000000CF">
      <w:pPr>
        <w:ind w:hanging="480"/>
        <w:rPr>
          <w:color w:val="000000"/>
          <w:sz w:val="24"/>
          <w:szCs w:val="24"/>
        </w:rPr>
      </w:pPr>
      <w:r w:rsidDel="00000000" w:rsidR="00000000" w:rsidRPr="00000000">
        <w:rPr>
          <w:color w:val="000000"/>
          <w:sz w:val="24"/>
          <w:szCs w:val="24"/>
          <w:rtl w:val="0"/>
        </w:rPr>
        <w:t xml:space="preserve">Ferreira, A. J., Shenoy, V., Yamazato, Y., Sriramula, S., Francis, J., Yuan, L., Castellano, R. K., Ostrov, D. A., Oh, S. P., Katovich, M. J., &amp; Raizada, M. K. (2009). Evidence for angiotensin-converting enzyme 2 as a therapeutic target for the prevention of pulmonary hypertension. </w:t>
      </w:r>
      <w:r w:rsidDel="00000000" w:rsidR="00000000" w:rsidRPr="00000000">
        <w:rPr>
          <w:i w:val="1"/>
          <w:iCs w:val="1"/>
          <w:color w:val="000000"/>
          <w:sz w:val="24"/>
          <w:szCs w:val="24"/>
          <w:rtl w:val="0"/>
        </w:rPr>
        <w:t xml:space="preserve">American Journal of Respiratory and Critical Care Medicine</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179</w:t>
      </w:r>
      <w:r w:rsidDel="00000000" w:rsidR="00000000" w:rsidRPr="00000000">
        <w:rPr>
          <w:color w:val="000000"/>
          <w:sz w:val="24"/>
          <w:szCs w:val="24"/>
          <w:rtl w:val="0"/>
        </w:rPr>
        <w:t xml:space="preserve">(11), 1048–1054. https://doi.org/200811-1678OC [pii] 10.1164/rccm.200811-1678OC</w:t>
      </w:r>
    </w:p>
    <w:p w:rsidR="00000000" w:rsidDel="00000000" w:rsidP="00000000" w:rsidRDefault="00000000" w:rsidRPr="00000000" w14:paraId="000000D0">
      <w:pPr>
        <w:ind w:hanging="480"/>
        <w:rPr>
          <w:color w:val="000000"/>
          <w:sz w:val="24"/>
          <w:szCs w:val="24"/>
        </w:rPr>
      </w:pPr>
      <w:r w:rsidDel="00000000" w:rsidR="00000000" w:rsidRPr="00000000">
        <w:rPr>
          <w:color w:val="000000"/>
          <w:sz w:val="24"/>
          <w:szCs w:val="24"/>
          <w:rtl w:val="0"/>
        </w:rPr>
        <w:t xml:space="preserve">Forrester, S. J., Booz, G. W., Sigmund, C. D., Coffman, T. M., Kawai, T., Rizzo, V., Scalia, R., &amp; Eguchi, S. (2018). Angiotensin II Signal Transduction: An Update on Mechanisms of Physiology and Pathophysiology. </w:t>
      </w:r>
      <w:r w:rsidDel="00000000" w:rsidR="00000000" w:rsidRPr="00000000">
        <w:rPr>
          <w:i w:val="1"/>
          <w:iCs w:val="1"/>
          <w:color w:val="000000"/>
          <w:sz w:val="24"/>
          <w:szCs w:val="24"/>
          <w:rtl w:val="0"/>
        </w:rPr>
        <w:t xml:space="preserve">Physiological Reviews</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98</w:t>
      </w:r>
      <w:r w:rsidDel="00000000" w:rsidR="00000000" w:rsidRPr="00000000">
        <w:rPr>
          <w:color w:val="000000"/>
          <w:sz w:val="24"/>
          <w:szCs w:val="24"/>
          <w:rtl w:val="0"/>
        </w:rPr>
        <w:t xml:space="preserve">(3), 1627–1738. https://doi.org/10.1152/physrev.00038.2017</w:t>
      </w:r>
    </w:p>
    <w:p w:rsidR="00000000" w:rsidDel="00000000" w:rsidP="00000000" w:rsidRDefault="00000000" w:rsidRPr="00000000" w14:paraId="000000D1">
      <w:pPr>
        <w:ind w:hanging="480"/>
        <w:rPr>
          <w:color w:val="000000"/>
          <w:sz w:val="24"/>
          <w:szCs w:val="24"/>
        </w:rPr>
      </w:pPr>
      <w:r w:rsidDel="00000000" w:rsidR="00000000" w:rsidRPr="00000000">
        <w:rPr>
          <w:color w:val="000000"/>
          <w:sz w:val="24"/>
          <w:szCs w:val="24"/>
          <w:rtl w:val="0"/>
        </w:rPr>
        <w:t xml:space="preserve">Gava, E., de Castro, C. H., Ferreira, A. J., Colleta, H., Melo, M. B., Alenina, N., Bader, M., Oliveira, L. a., Santos, R. a S., &amp; Kitten, G. T. (2012). Angiotensin-(1-7) receptor Mas is an essential modulator of extracellular matrix protein expression in the heart. </w:t>
      </w:r>
      <w:r w:rsidDel="00000000" w:rsidR="00000000" w:rsidRPr="00000000">
        <w:rPr>
          <w:i w:val="1"/>
          <w:iCs w:val="1"/>
          <w:color w:val="000000"/>
          <w:sz w:val="24"/>
          <w:szCs w:val="24"/>
          <w:rtl w:val="0"/>
        </w:rPr>
        <w:t xml:space="preserve">Regulatory Peptides</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175</w:t>
      </w:r>
      <w:r w:rsidDel="00000000" w:rsidR="00000000" w:rsidRPr="00000000">
        <w:rPr>
          <w:color w:val="000000"/>
          <w:sz w:val="24"/>
          <w:szCs w:val="24"/>
          <w:rtl w:val="0"/>
        </w:rPr>
        <w:t xml:space="preserve">(1–3), 30–42. https://doi.org/10.1016/j.regpep.2012.01.001</w:t>
      </w:r>
    </w:p>
    <w:p w:rsidR="00000000" w:rsidDel="00000000" w:rsidP="00000000" w:rsidRDefault="00000000" w:rsidRPr="00000000" w14:paraId="000000D2">
      <w:pPr>
        <w:ind w:hanging="480"/>
        <w:rPr>
          <w:color w:val="000000"/>
          <w:sz w:val="24"/>
          <w:szCs w:val="24"/>
        </w:rPr>
      </w:pPr>
      <w:r w:rsidDel="00000000" w:rsidR="00000000" w:rsidRPr="00000000">
        <w:rPr>
          <w:color w:val="000000"/>
          <w:sz w:val="24"/>
          <w:szCs w:val="24"/>
          <w:rtl w:val="0"/>
        </w:rPr>
        <w:t xml:space="preserve">Giani, J. F., Muñoz, M. C., Mayer, M. A., Veiras, L. C., Arranz, C., Taira, C. A., Turyn, D., Toblli, J. E., &amp; Dominici, F. P. (2010). Angiotensin-(1–7) improves cardiac remodeling and inhibits growth-promoting pathways in the heart of fructose-fed rats. </w:t>
      </w:r>
      <w:r w:rsidDel="00000000" w:rsidR="00000000" w:rsidRPr="00000000">
        <w:rPr>
          <w:i w:val="1"/>
          <w:iCs w:val="1"/>
          <w:color w:val="000000"/>
          <w:sz w:val="24"/>
          <w:szCs w:val="24"/>
          <w:rtl w:val="0"/>
        </w:rPr>
        <w:t xml:space="preserve">American Journal of Physiology-Heart and Circulatory Physiology</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298</w:t>
      </w:r>
      <w:r w:rsidDel="00000000" w:rsidR="00000000" w:rsidRPr="00000000">
        <w:rPr>
          <w:color w:val="000000"/>
          <w:sz w:val="24"/>
          <w:szCs w:val="24"/>
          <w:rtl w:val="0"/>
        </w:rPr>
        <w:t xml:space="preserve">(3), H1003–H1013. https://doi.org/10.1152/ajpheart.00803.2009</w:t>
      </w:r>
    </w:p>
    <w:p w:rsidR="00000000" w:rsidDel="00000000" w:rsidP="00000000" w:rsidRDefault="00000000" w:rsidRPr="00000000" w14:paraId="000000D3">
      <w:pPr>
        <w:ind w:hanging="480"/>
        <w:rPr>
          <w:color w:val="000000"/>
          <w:sz w:val="24"/>
          <w:szCs w:val="24"/>
        </w:rPr>
      </w:pPr>
      <w:r w:rsidDel="00000000" w:rsidR="00000000" w:rsidRPr="00000000">
        <w:rPr>
          <w:color w:val="000000"/>
          <w:sz w:val="24"/>
          <w:szCs w:val="24"/>
          <w:rtl w:val="0"/>
        </w:rPr>
        <w:t xml:space="preserve">Gomes, E. R. M., Lara, A. a, Almeida, P. W. M., Guimarães, D., Resende, R. R., Campagnole-Santos, M. J., Bader, M., Santos, R. a S., &amp; Guatimosim, S. (2010). Angiotensin-(1-7) prevents cardiomyocyte pathological remodeling through a nitric oxide/guanosine 3’,5’-cyclic monophosphate-dependent pathway. </w:t>
      </w:r>
      <w:r w:rsidDel="00000000" w:rsidR="00000000" w:rsidRPr="00000000">
        <w:rPr>
          <w:i w:val="1"/>
          <w:iCs w:val="1"/>
          <w:color w:val="000000"/>
          <w:sz w:val="24"/>
          <w:szCs w:val="24"/>
          <w:rtl w:val="0"/>
        </w:rPr>
        <w:t xml:space="preserve">Hypertension</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55</w:t>
      </w:r>
      <w:r w:rsidDel="00000000" w:rsidR="00000000" w:rsidRPr="00000000">
        <w:rPr>
          <w:color w:val="000000"/>
          <w:sz w:val="24"/>
          <w:szCs w:val="24"/>
          <w:rtl w:val="0"/>
        </w:rPr>
        <w:t xml:space="preserve">(1), 153–160. https://doi.org/10.1161/HYPERTENSIONAHA.109.143255</w:t>
      </w:r>
    </w:p>
    <w:p w:rsidR="00000000" w:rsidDel="00000000" w:rsidP="00000000" w:rsidRDefault="00000000" w:rsidRPr="00000000" w14:paraId="000000D4">
      <w:pPr>
        <w:ind w:hanging="480"/>
        <w:rPr>
          <w:color w:val="000000"/>
          <w:sz w:val="24"/>
          <w:szCs w:val="24"/>
        </w:rPr>
      </w:pPr>
      <w:r w:rsidDel="00000000" w:rsidR="00000000" w:rsidRPr="00000000">
        <w:rPr>
          <w:color w:val="000000"/>
          <w:sz w:val="24"/>
          <w:szCs w:val="24"/>
          <w:rtl w:val="0"/>
        </w:rPr>
        <w:t xml:space="preserve">Gomes-Filho, A., Ferreira, A. J., Santos, S. H., Neves, S. R., Silva Camargos, E. R., Becker, L. K., Belchior, H. A., Dias-Peixoto, M. F., Pinheiro, S. V, &amp; Santos, R. A. (2008). Selective increase of Angiotensin-(1-7) and its receptor in spontaneously hypertensive rat hearts subjected to physical training. </w:t>
      </w:r>
      <w:r w:rsidDel="00000000" w:rsidR="00000000" w:rsidRPr="00000000">
        <w:rPr>
          <w:i w:val="1"/>
          <w:iCs w:val="1"/>
          <w:color w:val="000000"/>
          <w:sz w:val="24"/>
          <w:szCs w:val="24"/>
          <w:rtl w:val="0"/>
        </w:rPr>
        <w:t xml:space="preserve">Exp Physiol</w:t>
      </w:r>
      <w:r w:rsidDel="00000000" w:rsidR="00000000" w:rsidRPr="00000000">
        <w:rPr>
          <w:color w:val="000000"/>
          <w:sz w:val="24"/>
          <w:szCs w:val="24"/>
          <w:rtl w:val="0"/>
        </w:rPr>
        <w:t xml:space="preserve">. http://www.ncbi.nlm.nih.gov/entrez/query.fcgi?cmd=Retrieve&amp;db=PubMed&amp;dopt=Citation&amp;list_uids=18281392</w:t>
      </w:r>
    </w:p>
    <w:p w:rsidR="00000000" w:rsidDel="00000000" w:rsidP="00000000" w:rsidRDefault="00000000" w:rsidRPr="00000000" w14:paraId="000000D5">
      <w:pPr>
        <w:ind w:hanging="480"/>
        <w:rPr>
          <w:color w:val="000000"/>
          <w:sz w:val="24"/>
          <w:szCs w:val="24"/>
        </w:rPr>
      </w:pPr>
      <w:r w:rsidDel="00000000" w:rsidR="00000000" w:rsidRPr="00000000">
        <w:rPr>
          <w:color w:val="000000"/>
          <w:sz w:val="24"/>
          <w:szCs w:val="24"/>
          <w:rtl w:val="0"/>
        </w:rPr>
        <w:t xml:space="preserve">Grobe, J. L., Mecca, A. P., Lingis, M., Shenoy, V., Bolton, T. a, Machado, J. M., Speth, R. C., Raizada, M. K., &amp; Katovich, M. J. (2007). Prevention of angiotensin II-induced cardiac remodeling by angiotensin-(1-7). </w:t>
      </w:r>
      <w:r w:rsidDel="00000000" w:rsidR="00000000" w:rsidRPr="00000000">
        <w:rPr>
          <w:i w:val="1"/>
          <w:iCs w:val="1"/>
          <w:color w:val="000000"/>
          <w:sz w:val="24"/>
          <w:szCs w:val="24"/>
          <w:rtl w:val="0"/>
        </w:rPr>
        <w:t xml:space="preserve">American Journal of Physiology. Heart and Circulatory Physiology</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292</w:t>
      </w:r>
      <w:r w:rsidDel="00000000" w:rsidR="00000000" w:rsidRPr="00000000">
        <w:rPr>
          <w:color w:val="000000"/>
          <w:sz w:val="24"/>
          <w:szCs w:val="24"/>
          <w:rtl w:val="0"/>
        </w:rPr>
        <w:t xml:space="preserve">(2), H736-42. https://doi.org/10.1152/ajpheart.00937.2006</w:t>
      </w:r>
    </w:p>
    <w:p w:rsidR="00000000" w:rsidDel="00000000" w:rsidP="00000000" w:rsidRDefault="00000000" w:rsidRPr="00000000" w14:paraId="000000D6">
      <w:pPr>
        <w:ind w:hanging="480"/>
        <w:rPr>
          <w:color w:val="000000"/>
          <w:sz w:val="24"/>
          <w:szCs w:val="24"/>
        </w:rPr>
      </w:pPr>
      <w:r w:rsidDel="00000000" w:rsidR="00000000" w:rsidRPr="00000000">
        <w:rPr>
          <w:color w:val="000000"/>
          <w:sz w:val="24"/>
          <w:szCs w:val="24"/>
          <w:rtl w:val="0"/>
        </w:rPr>
        <w:t xml:space="preserve">Grobe, J. L., Mecca, A. P., Mao, H., &amp; Katovich, M. J. (2006). Chronic angiotensin-(1-7) prevents cardiac fibrosis in DOCA-salt model of hypertension. </w:t>
      </w:r>
      <w:r w:rsidDel="00000000" w:rsidR="00000000" w:rsidRPr="00000000">
        <w:rPr>
          <w:i w:val="1"/>
          <w:iCs w:val="1"/>
          <w:color w:val="000000"/>
          <w:sz w:val="24"/>
          <w:szCs w:val="24"/>
          <w:rtl w:val="0"/>
        </w:rPr>
        <w:t xml:space="preserve">American Journal of Physiology. Heart and Circulatory Physiology</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290</w:t>
      </w:r>
      <w:r w:rsidDel="00000000" w:rsidR="00000000" w:rsidRPr="00000000">
        <w:rPr>
          <w:color w:val="000000"/>
          <w:sz w:val="24"/>
          <w:szCs w:val="24"/>
          <w:rtl w:val="0"/>
        </w:rPr>
        <w:t xml:space="preserve">(6), H2417–23. https://doi.org/10.1152/ajpheart.01170.2005</w:t>
      </w:r>
    </w:p>
    <w:p w:rsidR="00000000" w:rsidDel="00000000" w:rsidP="00000000" w:rsidRDefault="00000000" w:rsidRPr="00000000" w14:paraId="000000D7">
      <w:pPr>
        <w:ind w:hanging="480"/>
        <w:rPr>
          <w:color w:val="000000"/>
          <w:sz w:val="24"/>
          <w:szCs w:val="24"/>
        </w:rPr>
      </w:pPr>
      <w:r w:rsidDel="00000000" w:rsidR="00000000" w:rsidRPr="00000000">
        <w:rPr>
          <w:color w:val="000000"/>
          <w:sz w:val="24"/>
          <w:szCs w:val="24"/>
          <w:rtl w:val="0"/>
        </w:rPr>
        <w:t xml:space="preserve">Guarner-Lans, V., Ramírez-Higueras, A., Rubio-Ruiz, M. E., Castrejón-Téllez, V., Soto, M. E., &amp; Pérez-Torres, I. (2020). Early programming of adult systemic essential hypertension. </w:t>
      </w:r>
      <w:r w:rsidDel="00000000" w:rsidR="00000000" w:rsidRPr="00000000">
        <w:rPr>
          <w:i w:val="1"/>
          <w:iCs w:val="1"/>
          <w:color w:val="000000"/>
          <w:sz w:val="24"/>
          <w:szCs w:val="24"/>
          <w:rtl w:val="0"/>
        </w:rPr>
        <w:t xml:space="preserve">International Journal of Molecular Sciences</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21</w:t>
      </w:r>
      <w:r w:rsidDel="00000000" w:rsidR="00000000" w:rsidRPr="00000000">
        <w:rPr>
          <w:color w:val="000000"/>
          <w:sz w:val="24"/>
          <w:szCs w:val="24"/>
          <w:rtl w:val="0"/>
        </w:rPr>
        <w:t xml:space="preserve">(4), 1–28. https://doi.org/10.3390/ijms21041203</w:t>
      </w:r>
    </w:p>
    <w:p w:rsidR="00000000" w:rsidDel="00000000" w:rsidP="00000000" w:rsidRDefault="00000000" w:rsidRPr="00000000" w14:paraId="000000D8">
      <w:pPr>
        <w:ind w:hanging="480"/>
        <w:rPr>
          <w:color w:val="000000"/>
          <w:sz w:val="24"/>
          <w:szCs w:val="24"/>
        </w:rPr>
      </w:pPr>
      <w:r w:rsidDel="00000000" w:rsidR="00000000" w:rsidRPr="00000000">
        <w:rPr>
          <w:color w:val="000000"/>
          <w:sz w:val="24"/>
          <w:szCs w:val="24"/>
          <w:rtl w:val="0"/>
        </w:rPr>
        <w:t xml:space="preserve">Guimarães, G. G., Santos, S. H. S., Oliveira, M. L., Pimenta-Velloso, E. P., Motta, D. F., Martins, A. S., Alenina, N., Bader, M., Santos, R. A. S., &amp; Campagnole-Santos, M. J. (2012). Exercise induces renin–angiotensin system unbalance and high collagen expression in the heart of Mas-deficient mice. </w:t>
      </w:r>
      <w:r w:rsidDel="00000000" w:rsidR="00000000" w:rsidRPr="00000000">
        <w:rPr>
          <w:i w:val="1"/>
          <w:iCs w:val="1"/>
          <w:color w:val="000000"/>
          <w:sz w:val="24"/>
          <w:szCs w:val="24"/>
          <w:rtl w:val="0"/>
        </w:rPr>
        <w:t xml:space="preserve">Peptides</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38</w:t>
      </w:r>
      <w:r w:rsidDel="00000000" w:rsidR="00000000" w:rsidRPr="00000000">
        <w:rPr>
          <w:color w:val="000000"/>
          <w:sz w:val="24"/>
          <w:szCs w:val="24"/>
          <w:rtl w:val="0"/>
        </w:rPr>
        <w:t xml:space="preserve">(1), 54–61. https://doi.org/10.1016/j.peptides.2012.05.024</w:t>
      </w:r>
    </w:p>
    <w:p w:rsidR="00000000" w:rsidDel="00000000" w:rsidP="00000000" w:rsidRDefault="00000000" w:rsidRPr="00000000" w14:paraId="000000D9">
      <w:pPr>
        <w:ind w:hanging="480"/>
        <w:rPr>
          <w:color w:val="000000"/>
          <w:sz w:val="24"/>
          <w:szCs w:val="24"/>
        </w:rPr>
      </w:pPr>
      <w:r w:rsidDel="00000000" w:rsidR="00000000" w:rsidRPr="00000000">
        <w:rPr>
          <w:color w:val="000000"/>
          <w:sz w:val="24"/>
          <w:szCs w:val="24"/>
          <w:rtl w:val="0"/>
        </w:rPr>
        <w:t xml:space="preserve">Guimaron, S., Guihaire, J., Amsallem, M., Haddad, F., Fadel, E., &amp; Mercier, O. (2018). Current Knowledge and Recent Advances of Right Ventricular Molecular Biology and Metabolism from Congenital Heart Disease to Chronic Pulmonary Hypertension. </w:t>
      </w:r>
      <w:r w:rsidDel="00000000" w:rsidR="00000000" w:rsidRPr="00000000">
        <w:rPr>
          <w:i w:val="1"/>
          <w:iCs w:val="1"/>
          <w:color w:val="000000"/>
          <w:sz w:val="24"/>
          <w:szCs w:val="24"/>
          <w:rtl w:val="0"/>
        </w:rPr>
        <w:t xml:space="preserve">BioMed Research International</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2018</w:t>
      </w:r>
      <w:r w:rsidDel="00000000" w:rsidR="00000000" w:rsidRPr="00000000">
        <w:rPr>
          <w:color w:val="000000"/>
          <w:sz w:val="24"/>
          <w:szCs w:val="24"/>
          <w:rtl w:val="0"/>
        </w:rPr>
        <w:t xml:space="preserve">, 1–10. https://doi.org/10.1155/2018/1981568</w:t>
      </w:r>
    </w:p>
    <w:p w:rsidR="00000000" w:rsidDel="00000000" w:rsidP="00000000" w:rsidRDefault="00000000" w:rsidRPr="00000000" w14:paraId="000000DA">
      <w:pPr>
        <w:ind w:hanging="480"/>
        <w:rPr>
          <w:color w:val="000000"/>
          <w:sz w:val="24"/>
          <w:szCs w:val="24"/>
        </w:rPr>
      </w:pPr>
      <w:r w:rsidDel="00000000" w:rsidR="00000000" w:rsidRPr="00000000">
        <w:rPr>
          <w:color w:val="000000"/>
          <w:sz w:val="24"/>
          <w:szCs w:val="24"/>
          <w:rtl w:val="0"/>
        </w:rPr>
        <w:t xml:space="preserve">Guo, Y. J., Li, W. H., Wu, R., Xie, Q., &amp; Cui, L. Q. (2008). ACE2 overexpression inhibits angiotensin II-induced monocyte chemoattractant protein-1 expression in macrophages. </w:t>
      </w:r>
      <w:r w:rsidDel="00000000" w:rsidR="00000000" w:rsidRPr="00000000">
        <w:rPr>
          <w:i w:val="1"/>
          <w:iCs w:val="1"/>
          <w:color w:val="000000"/>
          <w:sz w:val="24"/>
          <w:szCs w:val="24"/>
          <w:rtl w:val="0"/>
        </w:rPr>
        <w:t xml:space="preserve">Arch Med Res</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39</w:t>
      </w:r>
      <w:r w:rsidDel="00000000" w:rsidR="00000000" w:rsidRPr="00000000">
        <w:rPr>
          <w:color w:val="000000"/>
          <w:sz w:val="24"/>
          <w:szCs w:val="24"/>
          <w:rtl w:val="0"/>
        </w:rPr>
        <w:t xml:space="preserve">(2), 149–154. http://www.ncbi.nlm.nih.gov/entrez/query.fcgi?cmd=Retrieve&amp;db=PubMed&amp;dopt=Citation&amp;list_uids=18164957</w:t>
      </w:r>
    </w:p>
    <w:p w:rsidR="00000000" w:rsidDel="00000000" w:rsidP="00000000" w:rsidRDefault="00000000" w:rsidRPr="00000000" w14:paraId="000000DB">
      <w:pPr>
        <w:ind w:hanging="480"/>
        <w:rPr>
          <w:color w:val="000000"/>
          <w:sz w:val="24"/>
          <w:szCs w:val="24"/>
        </w:rPr>
      </w:pPr>
      <w:r w:rsidDel="00000000" w:rsidR="00000000" w:rsidRPr="00000000">
        <w:rPr>
          <w:color w:val="000000"/>
          <w:sz w:val="24"/>
          <w:szCs w:val="24"/>
          <w:rtl w:val="0"/>
        </w:rPr>
        <w:t xml:space="preserve">Guy, J. L., Lambert, D. W., Turner, A. J., &amp; Porter, K. E. (2008). Functional angiotensin-converting enzyme 2 is expressed in human cardiac myofibroblasts. </w:t>
      </w:r>
      <w:r w:rsidDel="00000000" w:rsidR="00000000" w:rsidRPr="00000000">
        <w:rPr>
          <w:i w:val="1"/>
          <w:iCs w:val="1"/>
          <w:color w:val="000000"/>
          <w:sz w:val="24"/>
          <w:szCs w:val="24"/>
          <w:rtl w:val="0"/>
        </w:rPr>
        <w:t xml:space="preserve">Exp Physiol</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93</w:t>
      </w:r>
      <w:r w:rsidDel="00000000" w:rsidR="00000000" w:rsidRPr="00000000">
        <w:rPr>
          <w:color w:val="000000"/>
          <w:sz w:val="24"/>
          <w:szCs w:val="24"/>
          <w:rtl w:val="0"/>
        </w:rPr>
        <w:t xml:space="preserve">(5), 579–588. https://doi.org/expphysiol.2007.040139 [pii] 10.1113/expphysiol.2007.040139</w:t>
      </w:r>
    </w:p>
    <w:p w:rsidR="00000000" w:rsidDel="00000000" w:rsidP="00000000" w:rsidRDefault="00000000" w:rsidRPr="00000000" w14:paraId="000000DC">
      <w:pPr>
        <w:ind w:hanging="480"/>
        <w:rPr>
          <w:color w:val="000000"/>
          <w:sz w:val="24"/>
          <w:szCs w:val="24"/>
        </w:rPr>
      </w:pPr>
      <w:r w:rsidDel="00000000" w:rsidR="00000000" w:rsidRPr="00000000">
        <w:rPr>
          <w:color w:val="000000"/>
          <w:sz w:val="24"/>
          <w:szCs w:val="24"/>
          <w:rtl w:val="0"/>
        </w:rPr>
        <w:t xml:space="preserve">He, J.-G., Chen, S.-L., Huang, Y.-Y., Chen, Y.-L., Dong, Y.-G., &amp; Ma, H. (2010). The nonpeptide AVE0991 attenuates myocardial hypertrophy as induced by angiotensin II through downregulation of transforming growth factor-β1/Smad2 expression. </w:t>
      </w:r>
      <w:r w:rsidDel="00000000" w:rsidR="00000000" w:rsidRPr="00000000">
        <w:rPr>
          <w:i w:val="1"/>
          <w:iCs w:val="1"/>
          <w:color w:val="000000"/>
          <w:sz w:val="24"/>
          <w:szCs w:val="24"/>
          <w:rtl w:val="0"/>
        </w:rPr>
        <w:t xml:space="preserve">Heart and Vessels</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25</w:t>
      </w:r>
      <w:r w:rsidDel="00000000" w:rsidR="00000000" w:rsidRPr="00000000">
        <w:rPr>
          <w:color w:val="000000"/>
          <w:sz w:val="24"/>
          <w:szCs w:val="24"/>
          <w:rtl w:val="0"/>
        </w:rPr>
        <w:t xml:space="preserve">(5), 438–443. https://doi.org/10.1007/s00380-009-1213-7</w:t>
      </w:r>
    </w:p>
    <w:p w:rsidR="00000000" w:rsidDel="00000000" w:rsidP="00000000" w:rsidRDefault="00000000" w:rsidRPr="00000000" w14:paraId="000000DD">
      <w:pPr>
        <w:ind w:hanging="480"/>
        <w:rPr>
          <w:color w:val="000000"/>
          <w:sz w:val="24"/>
          <w:szCs w:val="24"/>
        </w:rPr>
      </w:pPr>
      <w:r w:rsidDel="00000000" w:rsidR="00000000" w:rsidRPr="00000000">
        <w:rPr>
          <w:color w:val="000000"/>
          <w:sz w:val="24"/>
          <w:szCs w:val="24"/>
          <w:rtl w:val="0"/>
        </w:rPr>
        <w:t xml:space="preserve">Huentelman, M. J., Grobe, J. L., Vazquez, J., Stewart, J. M., Mecca, A. P., Katovich, M. J., Ferrario, C. M., &amp; Raizada, M. K. (2005). Protection from angiotensin II-induced cardiac hypertrophy and fibrosis by systemic lentiviral delivery of ACE2 in rats. </w:t>
      </w:r>
      <w:r w:rsidDel="00000000" w:rsidR="00000000" w:rsidRPr="00000000">
        <w:rPr>
          <w:i w:val="1"/>
          <w:iCs w:val="1"/>
          <w:color w:val="000000"/>
          <w:sz w:val="24"/>
          <w:szCs w:val="24"/>
          <w:rtl w:val="0"/>
        </w:rPr>
        <w:t xml:space="preserve">Exp Physiol</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90</w:t>
      </w:r>
      <w:r w:rsidDel="00000000" w:rsidR="00000000" w:rsidRPr="00000000">
        <w:rPr>
          <w:color w:val="000000"/>
          <w:sz w:val="24"/>
          <w:szCs w:val="24"/>
          <w:rtl w:val="0"/>
        </w:rPr>
        <w:t xml:space="preserve">(5), 783–790. https://doi.org/10.1113/expphysiol.2005.031096</w:t>
      </w:r>
    </w:p>
    <w:p w:rsidR="00000000" w:rsidDel="00000000" w:rsidP="00000000" w:rsidRDefault="00000000" w:rsidRPr="00000000" w14:paraId="000000DE">
      <w:pPr>
        <w:ind w:hanging="480"/>
        <w:rPr>
          <w:color w:val="000000"/>
          <w:sz w:val="24"/>
          <w:szCs w:val="24"/>
        </w:rPr>
      </w:pPr>
      <w:r w:rsidDel="00000000" w:rsidR="00000000" w:rsidRPr="00000000">
        <w:rPr>
          <w:color w:val="000000"/>
          <w:sz w:val="24"/>
          <w:szCs w:val="24"/>
          <w:rtl w:val="0"/>
        </w:rPr>
        <w:t xml:space="preserve">Iemitsu, M., Maeda, S., Miyauchi, T., Matsuda, M., &amp; Tanaka, H. (2005). Gene expression profiling of exercise‐induced cardiac hypertrophy in rats. </w:t>
      </w:r>
      <w:r w:rsidDel="00000000" w:rsidR="00000000" w:rsidRPr="00000000">
        <w:rPr>
          <w:i w:val="1"/>
          <w:iCs w:val="1"/>
          <w:color w:val="000000"/>
          <w:sz w:val="24"/>
          <w:szCs w:val="24"/>
          <w:rtl w:val="0"/>
        </w:rPr>
        <w:t xml:space="preserve">Acta Physiologica Scandinavica</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185</w:t>
      </w:r>
      <w:r w:rsidDel="00000000" w:rsidR="00000000" w:rsidRPr="00000000">
        <w:rPr>
          <w:color w:val="000000"/>
          <w:sz w:val="24"/>
          <w:szCs w:val="24"/>
          <w:rtl w:val="0"/>
        </w:rPr>
        <w:t xml:space="preserve">(4), 259–270. https://doi.org/10.1111/j.1365-201X.2005.01494.x</w:t>
      </w:r>
    </w:p>
    <w:p w:rsidR="00000000" w:rsidDel="00000000" w:rsidP="00000000" w:rsidRDefault="00000000" w:rsidRPr="00000000" w14:paraId="000000DF">
      <w:pPr>
        <w:ind w:hanging="480"/>
        <w:rPr>
          <w:color w:val="000000"/>
          <w:sz w:val="24"/>
          <w:szCs w:val="24"/>
        </w:rPr>
      </w:pPr>
      <w:r w:rsidDel="00000000" w:rsidR="00000000" w:rsidRPr="00000000">
        <w:rPr>
          <w:color w:val="000000"/>
          <w:sz w:val="24"/>
          <w:szCs w:val="24"/>
          <w:rtl w:val="0"/>
        </w:rPr>
        <w:t xml:space="preserve">Jackman, H. L., Massad, M. G., Sekosan, M., Tan, F., Brovkovych, V., Marcic, B. M., &amp; Erdös, E. G. (2002). Angiotensin 1-9 and 1-7 Release in Human Heart Role of Cathepsin A. </w:t>
      </w:r>
      <w:r w:rsidDel="00000000" w:rsidR="00000000" w:rsidRPr="00000000">
        <w:rPr>
          <w:i w:val="1"/>
          <w:iCs w:val="1"/>
          <w:color w:val="000000"/>
          <w:sz w:val="24"/>
          <w:szCs w:val="24"/>
          <w:rtl w:val="0"/>
        </w:rPr>
        <w:t xml:space="preserve">Hypertension</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39</w:t>
      </w:r>
      <w:r w:rsidDel="00000000" w:rsidR="00000000" w:rsidRPr="00000000">
        <w:rPr>
          <w:color w:val="000000"/>
          <w:sz w:val="24"/>
          <w:szCs w:val="24"/>
          <w:rtl w:val="0"/>
        </w:rPr>
        <w:t xml:space="preserve">(5), 976–981. https://doi.org/10.1161/01.HYP.0000017283.67962.02</w:t>
      </w:r>
    </w:p>
    <w:p w:rsidR="00000000" w:rsidDel="00000000" w:rsidP="00000000" w:rsidRDefault="00000000" w:rsidRPr="00000000" w14:paraId="000000E0">
      <w:pPr>
        <w:ind w:hanging="480"/>
        <w:rPr>
          <w:color w:val="000000"/>
          <w:sz w:val="24"/>
          <w:szCs w:val="24"/>
        </w:rPr>
      </w:pPr>
      <w:r w:rsidDel="00000000" w:rsidR="00000000" w:rsidRPr="00000000">
        <w:rPr>
          <w:color w:val="000000"/>
          <w:sz w:val="24"/>
          <w:szCs w:val="24"/>
          <w:rtl w:val="0"/>
        </w:rPr>
        <w:t xml:space="preserve">Jesus, I. C. G. de, Scalzo, S., Alves, F., Marques, K., Rocha-Resende, C., Bader, M., Santos, R. A. S., &amp; Guatimosim, S. (2018). Alamandine acts via MrgD to induce AMPK/NO activation against ANG II hypertrophy in cardiomyocytes. </w:t>
      </w:r>
      <w:r w:rsidDel="00000000" w:rsidR="00000000" w:rsidRPr="00000000">
        <w:rPr>
          <w:i w:val="1"/>
          <w:iCs w:val="1"/>
          <w:color w:val="000000"/>
          <w:sz w:val="24"/>
          <w:szCs w:val="24"/>
          <w:rtl w:val="0"/>
        </w:rPr>
        <w:t xml:space="preserve">American Journal of Physiology-Cell Physiology</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314</w:t>
      </w:r>
      <w:r w:rsidDel="00000000" w:rsidR="00000000" w:rsidRPr="00000000">
        <w:rPr>
          <w:color w:val="000000"/>
          <w:sz w:val="24"/>
          <w:szCs w:val="24"/>
          <w:rtl w:val="0"/>
        </w:rPr>
        <w:t xml:space="preserve">(6), C702–C711. https://doi.org/10.1152/ajpcell.00153.2017</w:t>
      </w:r>
    </w:p>
    <w:p w:rsidR="00000000" w:rsidDel="00000000" w:rsidP="00000000" w:rsidRDefault="00000000" w:rsidRPr="00000000" w14:paraId="000000E1">
      <w:pPr>
        <w:ind w:hanging="480"/>
        <w:rPr>
          <w:color w:val="000000"/>
          <w:sz w:val="24"/>
          <w:szCs w:val="24"/>
        </w:rPr>
      </w:pPr>
      <w:r w:rsidDel="00000000" w:rsidR="00000000" w:rsidRPr="00000000">
        <w:rPr>
          <w:color w:val="000000"/>
          <w:sz w:val="24"/>
          <w:szCs w:val="24"/>
          <w:rtl w:val="0"/>
        </w:rPr>
        <w:t xml:space="preserve">Jesus, I. C. G., Mesquita, T. R. R., Monteiro, A. L. L., Parreira, A. B., Santos, A. K., Coelho, E. L. X., Silva, M. M., Souza, L. A. C., Campagnole-Santos, M. J., Santos, R. S., &amp; Guatimosim, S. (2020). Alamandine enhances cardiomyocyte contractility in hypertensive rats through a nitric oxide-dependent activation of CaMKII. </w:t>
      </w:r>
      <w:r w:rsidDel="00000000" w:rsidR="00000000" w:rsidRPr="00000000">
        <w:rPr>
          <w:i w:val="1"/>
          <w:iCs w:val="1"/>
          <w:color w:val="000000"/>
          <w:sz w:val="24"/>
          <w:szCs w:val="24"/>
          <w:rtl w:val="0"/>
        </w:rPr>
        <w:t xml:space="preserve">American Journal of Physiology-Cell Physiology</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318</w:t>
      </w:r>
      <w:r w:rsidDel="00000000" w:rsidR="00000000" w:rsidRPr="00000000">
        <w:rPr>
          <w:color w:val="000000"/>
          <w:sz w:val="24"/>
          <w:szCs w:val="24"/>
          <w:rtl w:val="0"/>
        </w:rPr>
        <w:t xml:space="preserve">(4), C740–C750. https://doi.org/10.1152/ajpcell.00153.2019</w:t>
      </w:r>
    </w:p>
    <w:p w:rsidR="00000000" w:rsidDel="00000000" w:rsidP="00000000" w:rsidRDefault="00000000" w:rsidRPr="00000000" w14:paraId="000000E2">
      <w:pPr>
        <w:ind w:hanging="480"/>
        <w:rPr>
          <w:color w:val="000000"/>
          <w:sz w:val="24"/>
          <w:szCs w:val="24"/>
        </w:rPr>
      </w:pPr>
      <w:r w:rsidDel="00000000" w:rsidR="00000000" w:rsidRPr="00000000">
        <w:rPr>
          <w:color w:val="000000"/>
          <w:sz w:val="24"/>
          <w:szCs w:val="24"/>
          <w:rtl w:val="0"/>
        </w:rPr>
        <w:t xml:space="preserve">Johnson, J. A., West, J., Maynard, K. B., &amp; Hemnes, A. R. (2011). ACE2 Improves Right Ventricular Function in a Pressure Overload Model. </w:t>
      </w:r>
      <w:r w:rsidDel="00000000" w:rsidR="00000000" w:rsidRPr="00000000">
        <w:rPr>
          <w:i w:val="1"/>
          <w:iCs w:val="1"/>
          <w:color w:val="000000"/>
          <w:sz w:val="24"/>
          <w:szCs w:val="24"/>
          <w:rtl w:val="0"/>
        </w:rPr>
        <w:t xml:space="preserve">PLoS ONE</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6</w:t>
      </w:r>
      <w:r w:rsidDel="00000000" w:rsidR="00000000" w:rsidRPr="00000000">
        <w:rPr>
          <w:color w:val="000000"/>
          <w:sz w:val="24"/>
          <w:szCs w:val="24"/>
          <w:rtl w:val="0"/>
        </w:rPr>
        <w:t xml:space="preserve">(6), e20828. https://doi.org/10.1371/journal.pone.0020828</w:t>
      </w:r>
    </w:p>
    <w:p w:rsidR="00000000" w:rsidDel="00000000" w:rsidP="00000000" w:rsidRDefault="00000000" w:rsidRPr="00000000" w14:paraId="000000E3">
      <w:pPr>
        <w:ind w:hanging="480"/>
        <w:rPr>
          <w:color w:val="000000"/>
          <w:sz w:val="24"/>
          <w:szCs w:val="24"/>
        </w:rPr>
      </w:pPr>
      <w:r w:rsidDel="00000000" w:rsidR="00000000" w:rsidRPr="00000000">
        <w:rPr>
          <w:color w:val="000000"/>
          <w:sz w:val="24"/>
          <w:szCs w:val="24"/>
          <w:rtl w:val="0"/>
        </w:rPr>
        <w:t xml:space="preserve">Karnik, S. S., Unal, H., Kemp, J. R., Tirupula, K. C., Eguchi, S., Vanderheyden, P. M. L., &amp; Thomas, W. G. (2015). International Union of Basic and Clinical Pharmacology. XCIX. Angiotensin Receptors: Interpreters of Pathophysiological Angiotensinergic Stimuli. </w:t>
      </w:r>
      <w:r w:rsidDel="00000000" w:rsidR="00000000" w:rsidRPr="00000000">
        <w:rPr>
          <w:i w:val="1"/>
          <w:iCs w:val="1"/>
          <w:color w:val="000000"/>
          <w:sz w:val="24"/>
          <w:szCs w:val="24"/>
          <w:rtl w:val="0"/>
        </w:rPr>
        <w:t xml:space="preserve">Pharmacological Reviews</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67</w:t>
      </w:r>
      <w:r w:rsidDel="00000000" w:rsidR="00000000" w:rsidRPr="00000000">
        <w:rPr>
          <w:color w:val="000000"/>
          <w:sz w:val="24"/>
          <w:szCs w:val="24"/>
          <w:rtl w:val="0"/>
        </w:rPr>
        <w:t xml:space="preserve">(4), 754–819. https://doi.org/10.1124/pr.114.010454</w:t>
      </w:r>
    </w:p>
    <w:p w:rsidR="00000000" w:rsidDel="00000000" w:rsidP="00000000" w:rsidRDefault="00000000" w:rsidRPr="00000000" w14:paraId="000000E4">
      <w:pPr>
        <w:ind w:hanging="480"/>
        <w:rPr>
          <w:color w:val="000000"/>
          <w:sz w:val="24"/>
          <w:szCs w:val="24"/>
        </w:rPr>
      </w:pPr>
      <w:r w:rsidDel="00000000" w:rsidR="00000000" w:rsidRPr="00000000">
        <w:rPr>
          <w:color w:val="000000"/>
          <w:sz w:val="24"/>
          <w:szCs w:val="24"/>
          <w:rtl w:val="0"/>
        </w:rPr>
        <w:t xml:space="preserve">Kim, D., Jeong, W., Kim, Y., Lee, J., Cho, S. W., Oh, C.-M., &amp; Park, R. (2023). Pharmacologic Activation of Angiotensin-Converting Enzyme II Alleviates Diabetic Cardiomyopathy in db/db Mice by Reducing Reactive Oxidative Stress. </w:t>
      </w:r>
      <w:r w:rsidDel="00000000" w:rsidR="00000000" w:rsidRPr="00000000">
        <w:rPr>
          <w:i w:val="1"/>
          <w:iCs w:val="1"/>
          <w:color w:val="000000"/>
          <w:sz w:val="24"/>
          <w:szCs w:val="24"/>
          <w:rtl w:val="0"/>
        </w:rPr>
        <w:t xml:space="preserve">Diabetes &amp; Metabolism Journal</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47</w:t>
      </w:r>
      <w:r w:rsidDel="00000000" w:rsidR="00000000" w:rsidRPr="00000000">
        <w:rPr>
          <w:color w:val="000000"/>
          <w:sz w:val="24"/>
          <w:szCs w:val="24"/>
          <w:rtl w:val="0"/>
        </w:rPr>
        <w:t xml:space="preserve">(4), 487–499. https://doi.org/10.4093/dmj.2022.0125</w:t>
      </w:r>
    </w:p>
    <w:p w:rsidR="00000000" w:rsidDel="00000000" w:rsidP="00000000" w:rsidRDefault="00000000" w:rsidRPr="00000000" w14:paraId="000000E5">
      <w:pPr>
        <w:ind w:hanging="480"/>
        <w:rPr>
          <w:color w:val="000000"/>
          <w:sz w:val="24"/>
          <w:szCs w:val="24"/>
        </w:rPr>
      </w:pPr>
      <w:r w:rsidDel="00000000" w:rsidR="00000000" w:rsidRPr="00000000">
        <w:rPr>
          <w:color w:val="000000"/>
          <w:sz w:val="24"/>
          <w:szCs w:val="24"/>
          <w:rtl w:val="0"/>
        </w:rPr>
        <w:t xml:space="preserve">Kim, M., Yang, D., Ph, D., Kida, K., Ph, D., Ph, D., Yeo, S. J., Ph, D., Varki, N., Iwata, M., Dalton, D., Peterson, K. L., Siems, W., Ph, D., Walther, T., Ph, D., Cowling, R. T., Ph, D., Kjekshus, J., … Greenberg, B. (2011). </w:t>
      </w:r>
      <w:r w:rsidDel="00000000" w:rsidR="00000000" w:rsidRPr="00000000">
        <w:rPr>
          <w:i w:val="1"/>
          <w:iCs w:val="1"/>
          <w:color w:val="000000"/>
          <w:sz w:val="24"/>
          <w:szCs w:val="24"/>
          <w:rtl w:val="0"/>
        </w:rPr>
        <w:t xml:space="preserve">Effects of ACE2 Inhibition in the Post-Myocardial Infarction Heart</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16</w:t>
      </w:r>
      <w:r w:rsidDel="00000000" w:rsidR="00000000" w:rsidRPr="00000000">
        <w:rPr>
          <w:color w:val="000000"/>
          <w:sz w:val="24"/>
          <w:szCs w:val="24"/>
          <w:rtl w:val="0"/>
        </w:rPr>
        <w:t xml:space="preserve">(9), 777–785. https://doi.org/10.1016/j.cardfail.2010.04.002.Effects</w:t>
      </w:r>
    </w:p>
    <w:p w:rsidR="00000000" w:rsidDel="00000000" w:rsidP="00000000" w:rsidRDefault="00000000" w:rsidRPr="00000000" w14:paraId="000000E6">
      <w:pPr>
        <w:ind w:hanging="480"/>
        <w:rPr>
          <w:color w:val="000000"/>
          <w:sz w:val="24"/>
          <w:szCs w:val="24"/>
        </w:rPr>
      </w:pPr>
      <w:r w:rsidDel="00000000" w:rsidR="00000000" w:rsidRPr="00000000">
        <w:rPr>
          <w:color w:val="000000"/>
          <w:sz w:val="24"/>
          <w:szCs w:val="24"/>
          <w:rtl w:val="0"/>
        </w:rPr>
        <w:t xml:space="preserve">Konhilas, J. P., Maass, A. H., Luckey, S. W., Stauffer, B. L., Olson, E. N., &amp; Leinwand, L. A. (2004). Sex modifies exercise and cardiac adaptation in mice. </w:t>
      </w:r>
      <w:r w:rsidDel="00000000" w:rsidR="00000000" w:rsidRPr="00000000">
        <w:rPr>
          <w:i w:val="1"/>
          <w:iCs w:val="1"/>
          <w:color w:val="000000"/>
          <w:sz w:val="24"/>
          <w:szCs w:val="24"/>
          <w:rtl w:val="0"/>
        </w:rPr>
        <w:t xml:space="preserve">American Journal of Physiology-Heart and Circulatory Physiology</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287</w:t>
      </w:r>
      <w:r w:rsidDel="00000000" w:rsidR="00000000" w:rsidRPr="00000000">
        <w:rPr>
          <w:color w:val="000000"/>
          <w:sz w:val="24"/>
          <w:szCs w:val="24"/>
          <w:rtl w:val="0"/>
        </w:rPr>
        <w:t xml:space="preserve">(6), H2768–H2776. https://doi.org/10.1152/ajpheart.00292.2004</w:t>
      </w:r>
    </w:p>
    <w:p w:rsidR="00000000" w:rsidDel="00000000" w:rsidP="00000000" w:rsidRDefault="00000000" w:rsidRPr="00000000" w14:paraId="000000E7">
      <w:pPr>
        <w:ind w:hanging="480"/>
        <w:rPr>
          <w:color w:val="000000"/>
          <w:sz w:val="24"/>
          <w:szCs w:val="24"/>
        </w:rPr>
      </w:pPr>
      <w:r w:rsidDel="00000000" w:rsidR="00000000" w:rsidRPr="00000000">
        <w:rPr>
          <w:color w:val="000000"/>
          <w:sz w:val="24"/>
          <w:szCs w:val="24"/>
          <w:rtl w:val="0"/>
        </w:rPr>
        <w:t xml:space="preserve">Lautner, R. Q., Villela, D. C., Fraga-Silva, R. a, Silva, N., Verano-Braga, T., Costa-Fraga, F., Jankowski, J., Jankowski, V., Sousa, F., Alzamora, A., Soares, E., Barbosa, C., Kjeldsen, F., Oliveira, A., Braga, J., Savergnini, S., Maia, G., Peluso, A. B., Passos-Silva, D., … Santos, R. a S. (2013). Discovery and characterization of alamandine: a novel component of the renin-angiotensin system. </w:t>
      </w:r>
      <w:r w:rsidDel="00000000" w:rsidR="00000000" w:rsidRPr="00000000">
        <w:rPr>
          <w:i w:val="1"/>
          <w:iCs w:val="1"/>
          <w:color w:val="000000"/>
          <w:sz w:val="24"/>
          <w:szCs w:val="24"/>
          <w:rtl w:val="0"/>
        </w:rPr>
        <w:t xml:space="preserve">Circulation Research</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112</w:t>
      </w:r>
      <w:r w:rsidDel="00000000" w:rsidR="00000000" w:rsidRPr="00000000">
        <w:rPr>
          <w:color w:val="000000"/>
          <w:sz w:val="24"/>
          <w:szCs w:val="24"/>
          <w:rtl w:val="0"/>
        </w:rPr>
        <w:t xml:space="preserve">(8). https://doi.org/10.1161/CIRCRESAHA.113.301077</w:t>
      </w:r>
    </w:p>
    <w:p w:rsidR="00000000" w:rsidDel="00000000" w:rsidP="00000000" w:rsidRDefault="00000000" w:rsidRPr="00000000" w14:paraId="000000E8">
      <w:pPr>
        <w:ind w:hanging="480"/>
        <w:rPr>
          <w:color w:val="000000"/>
          <w:sz w:val="24"/>
          <w:szCs w:val="24"/>
        </w:rPr>
      </w:pPr>
      <w:r w:rsidDel="00000000" w:rsidR="00000000" w:rsidRPr="00000000">
        <w:rPr>
          <w:color w:val="000000"/>
          <w:sz w:val="24"/>
          <w:szCs w:val="24"/>
          <w:rtl w:val="0"/>
        </w:rPr>
        <w:t xml:space="preserve">Li, H., Yin, R., Chen, D., Liu, D., Wang, D., Yang, Q., &amp; Dong, Y. (2007). Long‐term activation of adenosine monophosphate‐activated protein kinase attenuates pressure‐overload‐induced cardiac hypertrophy. </w:t>
      </w:r>
      <w:r w:rsidDel="00000000" w:rsidR="00000000" w:rsidRPr="00000000">
        <w:rPr>
          <w:i w:val="1"/>
          <w:iCs w:val="1"/>
          <w:color w:val="000000"/>
          <w:sz w:val="24"/>
          <w:szCs w:val="24"/>
          <w:rtl w:val="0"/>
        </w:rPr>
        <w:t xml:space="preserve">Journal of Cellular Biochemistry</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100</w:t>
      </w:r>
      <w:r w:rsidDel="00000000" w:rsidR="00000000" w:rsidRPr="00000000">
        <w:rPr>
          <w:color w:val="000000"/>
          <w:sz w:val="24"/>
          <w:szCs w:val="24"/>
          <w:rtl w:val="0"/>
        </w:rPr>
        <w:t xml:space="preserve">(5), 1086–1099. https://doi.org/10.1002/jcb.21197</w:t>
      </w:r>
    </w:p>
    <w:p w:rsidR="00000000" w:rsidDel="00000000" w:rsidP="00000000" w:rsidRDefault="00000000" w:rsidRPr="00000000" w14:paraId="000000E9">
      <w:pPr>
        <w:ind w:hanging="480"/>
        <w:rPr>
          <w:color w:val="000000"/>
          <w:sz w:val="24"/>
          <w:szCs w:val="24"/>
        </w:rPr>
      </w:pPr>
      <w:r w:rsidDel="00000000" w:rsidR="00000000" w:rsidRPr="00000000">
        <w:rPr>
          <w:color w:val="000000"/>
          <w:sz w:val="24"/>
          <w:szCs w:val="24"/>
          <w:rtl w:val="0"/>
        </w:rPr>
        <w:t xml:space="preserve">Li, L., Mühlfeld, C., Niemann, B., Pan, R., Li, R., Hilfiker-Kleiner, D., Chen, Y., &amp; Rohrbach, S. (2011). Mitochondrial biogenesis and PGC-1α deacetylation by chronic treadmill exercise: differential response in cardiac and skeletal muscle. </w:t>
      </w:r>
      <w:r w:rsidDel="00000000" w:rsidR="00000000" w:rsidRPr="00000000">
        <w:rPr>
          <w:i w:val="1"/>
          <w:iCs w:val="1"/>
          <w:color w:val="000000"/>
          <w:sz w:val="24"/>
          <w:szCs w:val="24"/>
          <w:rtl w:val="0"/>
        </w:rPr>
        <w:t xml:space="preserve">Basic Research in Cardiology</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106</w:t>
      </w:r>
      <w:r w:rsidDel="00000000" w:rsidR="00000000" w:rsidRPr="00000000">
        <w:rPr>
          <w:color w:val="000000"/>
          <w:sz w:val="24"/>
          <w:szCs w:val="24"/>
          <w:rtl w:val="0"/>
        </w:rPr>
        <w:t xml:space="preserve">(6), 1221–1234. https://doi.org/10.1007/s00395-011-0213-9</w:t>
      </w:r>
    </w:p>
    <w:p w:rsidR="00000000" w:rsidDel="00000000" w:rsidP="00000000" w:rsidRDefault="00000000" w:rsidRPr="00000000" w14:paraId="000000EA">
      <w:pPr>
        <w:ind w:hanging="480"/>
        <w:rPr>
          <w:color w:val="000000"/>
          <w:sz w:val="24"/>
          <w:szCs w:val="24"/>
        </w:rPr>
      </w:pPr>
      <w:r w:rsidDel="00000000" w:rsidR="00000000" w:rsidRPr="00000000">
        <w:rPr>
          <w:color w:val="000000"/>
          <w:sz w:val="24"/>
          <w:szCs w:val="24"/>
          <w:rtl w:val="0"/>
        </w:rPr>
        <w:t xml:space="preserve">Linke, A., Li, W., Huang, H., Wang, Z., &amp; Hintze, T. H. (2002). Role of cardiac eNOS expression during pregnancy in the coupling of myocardial oxygen consumption to cardiac work. </w:t>
      </w:r>
      <w:r w:rsidDel="00000000" w:rsidR="00000000" w:rsidRPr="00000000">
        <w:rPr>
          <w:i w:val="1"/>
          <w:iCs w:val="1"/>
          <w:color w:val="000000"/>
          <w:sz w:val="24"/>
          <w:szCs w:val="24"/>
          <w:rtl w:val="0"/>
        </w:rPr>
        <w:t xml:space="preserve">American Journal of Physiology-Heart and Circulatory Physiology</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283</w:t>
      </w:r>
      <w:r w:rsidDel="00000000" w:rsidR="00000000" w:rsidRPr="00000000">
        <w:rPr>
          <w:color w:val="000000"/>
          <w:sz w:val="24"/>
          <w:szCs w:val="24"/>
          <w:rtl w:val="0"/>
        </w:rPr>
        <w:t xml:space="preserve">(3), H1208–H1214. https://doi.org/10.1152/ajpheart.00108.2002</w:t>
      </w:r>
    </w:p>
    <w:p w:rsidR="00000000" w:rsidDel="00000000" w:rsidP="00000000" w:rsidRDefault="00000000" w:rsidRPr="00000000" w14:paraId="000000EB">
      <w:pPr>
        <w:ind w:hanging="480"/>
        <w:rPr>
          <w:color w:val="000000"/>
          <w:sz w:val="24"/>
          <w:szCs w:val="24"/>
        </w:rPr>
      </w:pPr>
      <w:r w:rsidDel="00000000" w:rsidR="00000000" w:rsidRPr="00000000">
        <w:rPr>
          <w:color w:val="000000"/>
          <w:sz w:val="24"/>
          <w:szCs w:val="24"/>
          <w:rtl w:val="0"/>
        </w:rPr>
        <w:t xml:space="preserve">Li, Y., Wu, J., He, Q., Shou, Z., Zhang, P., Pen, W., Zhu, Y., &amp; Chen, J. (2009). Angiotensin (1-7) prevent heart dysfunction and left ventricular remodeling caused by renal dysfunction in 5/6 nephrectomy mice. </w:t>
      </w:r>
      <w:r w:rsidDel="00000000" w:rsidR="00000000" w:rsidRPr="00000000">
        <w:rPr>
          <w:i w:val="1"/>
          <w:iCs w:val="1"/>
          <w:color w:val="000000"/>
          <w:sz w:val="24"/>
          <w:szCs w:val="24"/>
          <w:rtl w:val="0"/>
        </w:rPr>
        <w:t xml:space="preserve">Hypertension Research : Official Journal of the Japanese Society of Hypertension</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32</w:t>
      </w:r>
      <w:r w:rsidDel="00000000" w:rsidR="00000000" w:rsidRPr="00000000">
        <w:rPr>
          <w:color w:val="000000"/>
          <w:sz w:val="24"/>
          <w:szCs w:val="24"/>
          <w:rtl w:val="0"/>
        </w:rPr>
        <w:t xml:space="preserve">(5), 369–374. https://doi.org/10.1038/hr.2009.25</w:t>
      </w:r>
    </w:p>
    <w:p w:rsidR="00000000" w:rsidDel="00000000" w:rsidP="00000000" w:rsidRDefault="00000000" w:rsidRPr="00000000" w14:paraId="000000EC">
      <w:pPr>
        <w:ind w:hanging="480"/>
        <w:rPr>
          <w:color w:val="000000"/>
          <w:sz w:val="24"/>
          <w:szCs w:val="24"/>
        </w:rPr>
      </w:pPr>
      <w:r w:rsidDel="00000000" w:rsidR="00000000" w:rsidRPr="00000000">
        <w:rPr>
          <w:color w:val="000000"/>
          <w:sz w:val="24"/>
          <w:szCs w:val="24"/>
          <w:rtl w:val="0"/>
        </w:rPr>
        <w:t xml:space="preserve">Loot, A. E. A. E. A. E., Roks, A. J. M. J. A. J. M., Henning, R. H. R. H., Tio, R. A. R. A., Suurmeijer, A. J. H. A. J. H., Boomsma, F., &amp; van Gilst, W. H. W. H. W. H. (2002). Angiotensin-(1-7) attenuates the development of heart failure after myocardial infarction in rats. </w:t>
      </w:r>
      <w:r w:rsidDel="00000000" w:rsidR="00000000" w:rsidRPr="00000000">
        <w:rPr>
          <w:i w:val="1"/>
          <w:iCs w:val="1"/>
          <w:color w:val="000000"/>
          <w:sz w:val="24"/>
          <w:szCs w:val="24"/>
          <w:rtl w:val="0"/>
        </w:rPr>
        <w:t xml:space="preserve">Circulation</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105</w:t>
      </w:r>
      <w:r w:rsidDel="00000000" w:rsidR="00000000" w:rsidRPr="00000000">
        <w:rPr>
          <w:color w:val="000000"/>
          <w:sz w:val="24"/>
          <w:szCs w:val="24"/>
          <w:rtl w:val="0"/>
        </w:rPr>
        <w:t xml:space="preserve">(13), 1548–1550. https://doi.org/10.1161/01.CIR.0000013847.07035.B9</w:t>
      </w:r>
    </w:p>
    <w:p w:rsidR="00000000" w:rsidDel="00000000" w:rsidP="00000000" w:rsidRDefault="00000000" w:rsidRPr="00000000" w14:paraId="000000ED">
      <w:pPr>
        <w:ind w:hanging="480"/>
        <w:rPr>
          <w:color w:val="000000"/>
          <w:sz w:val="24"/>
          <w:szCs w:val="24"/>
        </w:rPr>
      </w:pPr>
      <w:r w:rsidDel="00000000" w:rsidR="00000000" w:rsidRPr="00000000">
        <w:rPr>
          <w:color w:val="000000"/>
          <w:sz w:val="24"/>
          <w:szCs w:val="24"/>
          <w:rtl w:val="0"/>
        </w:rPr>
        <w:t xml:space="preserve">Macedo, L. M., Souza, A. P. S., De Maria, M. L. de A., Borges, C. L., Soares, C. M. A. de A., Pedrino, G. R., Colugnati, D. B., Santos, R. A. S. dos, Mendes, E. P., Ferreira, A. J., Castro, C. H. de, Souza, Á. P. da S., De Maria, M. L. de A., Borges, C. L., Soares, C. M. A. de A., Pedrino, G. R., Colugnati, D. B., dos Santos, R. A. S., Mendes, E. P., … de Castro, C. H. (2016). Cardioprotective effects of diminazene aceturate in pressure-overloaded rat hearts. </w:t>
      </w:r>
      <w:r w:rsidDel="00000000" w:rsidR="00000000" w:rsidRPr="00000000">
        <w:rPr>
          <w:i w:val="1"/>
          <w:iCs w:val="1"/>
          <w:color w:val="000000"/>
          <w:sz w:val="24"/>
          <w:szCs w:val="24"/>
          <w:rtl w:val="0"/>
        </w:rPr>
        <w:t xml:space="preserve">Life Sciences</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155</w:t>
      </w:r>
      <w:r w:rsidDel="00000000" w:rsidR="00000000" w:rsidRPr="00000000">
        <w:rPr>
          <w:color w:val="000000"/>
          <w:sz w:val="24"/>
          <w:szCs w:val="24"/>
          <w:rtl w:val="0"/>
        </w:rPr>
        <w:t xml:space="preserve">, 63–69. https://doi.org/10.1016/j.lfs.2016.04.036</w:t>
      </w:r>
    </w:p>
    <w:p w:rsidR="00000000" w:rsidDel="00000000" w:rsidP="00000000" w:rsidRDefault="00000000" w:rsidRPr="00000000" w14:paraId="000000EE">
      <w:pPr>
        <w:ind w:hanging="480"/>
        <w:rPr>
          <w:color w:val="000000"/>
          <w:sz w:val="24"/>
          <w:szCs w:val="24"/>
        </w:rPr>
      </w:pPr>
      <w:r w:rsidDel="00000000" w:rsidR="00000000" w:rsidRPr="00000000">
        <w:rPr>
          <w:color w:val="000000"/>
          <w:sz w:val="24"/>
          <w:szCs w:val="24"/>
          <w:rtl w:val="0"/>
        </w:rPr>
        <w:t xml:space="preserve">Mansuri, A., Elmaghrabi, A., Legan, S. K., Gattineni, J., &amp; Baum, M. (2015). Transient Exposure of Enalapril Normalizes Prenatal Programming of Hypertension and Urinary Angiotensinogen Excretion. </w:t>
      </w:r>
      <w:r w:rsidDel="00000000" w:rsidR="00000000" w:rsidRPr="00000000">
        <w:rPr>
          <w:i w:val="1"/>
          <w:iCs w:val="1"/>
          <w:color w:val="000000"/>
          <w:sz w:val="24"/>
          <w:szCs w:val="24"/>
          <w:rtl w:val="0"/>
        </w:rPr>
        <w:t xml:space="preserve">PLOS ONE</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10</w:t>
      </w:r>
      <w:r w:rsidDel="00000000" w:rsidR="00000000" w:rsidRPr="00000000">
        <w:rPr>
          <w:color w:val="000000"/>
          <w:sz w:val="24"/>
          <w:szCs w:val="24"/>
          <w:rtl w:val="0"/>
        </w:rPr>
        <w:t xml:space="preserve">(12), e0146183. https://doi.org/10.1371/journal.pone.0146183</w:t>
      </w:r>
    </w:p>
    <w:p w:rsidR="00000000" w:rsidDel="00000000" w:rsidP="00000000" w:rsidRDefault="00000000" w:rsidRPr="00000000" w14:paraId="000000EF">
      <w:pPr>
        <w:ind w:hanging="480"/>
        <w:rPr>
          <w:color w:val="000000"/>
          <w:sz w:val="24"/>
          <w:szCs w:val="24"/>
        </w:rPr>
      </w:pPr>
      <w:r w:rsidDel="00000000" w:rsidR="00000000" w:rsidRPr="00000000">
        <w:rPr>
          <w:color w:val="000000"/>
          <w:sz w:val="24"/>
          <w:szCs w:val="24"/>
          <w:rtl w:val="0"/>
        </w:rPr>
        <w:t xml:space="preserve">Mascolo, A., Scavone, C., Rafaniello, C., De Angelis, A., Urbanek, K., di Mauro, G., Cappetta, D., Berrino, L., Rossi, F., &amp; Capuano, A. (2021). The Role of Renin-Angiotensin-Aldosterone System in the Heart and Lung: Focus on COVID-19. </w:t>
      </w:r>
      <w:r w:rsidDel="00000000" w:rsidR="00000000" w:rsidRPr="00000000">
        <w:rPr>
          <w:i w:val="1"/>
          <w:iCs w:val="1"/>
          <w:color w:val="000000"/>
          <w:sz w:val="24"/>
          <w:szCs w:val="24"/>
          <w:rtl w:val="0"/>
        </w:rPr>
        <w:t xml:space="preserve">Frontiers in Pharmacology</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12</w:t>
      </w:r>
      <w:r w:rsidDel="00000000" w:rsidR="00000000" w:rsidRPr="00000000">
        <w:rPr>
          <w:color w:val="000000"/>
          <w:sz w:val="24"/>
          <w:szCs w:val="24"/>
          <w:rtl w:val="0"/>
        </w:rPr>
        <w:t xml:space="preserve">. https://doi.org/10.3389/fphar.2021.667254</w:t>
      </w:r>
    </w:p>
    <w:p w:rsidR="00000000" w:rsidDel="00000000" w:rsidP="00000000" w:rsidRDefault="00000000" w:rsidRPr="00000000" w14:paraId="000000F0">
      <w:pPr>
        <w:ind w:hanging="480"/>
        <w:rPr>
          <w:color w:val="000000"/>
          <w:sz w:val="24"/>
          <w:szCs w:val="24"/>
        </w:rPr>
      </w:pPr>
      <w:r w:rsidDel="00000000" w:rsidR="00000000" w:rsidRPr="00000000">
        <w:rPr>
          <w:color w:val="000000"/>
          <w:sz w:val="24"/>
          <w:szCs w:val="24"/>
          <w:rtl w:val="0"/>
        </w:rPr>
        <w:t xml:space="preserve">McCollum, L. T., Gallagher, P. E., &amp; Ann Tallant, E. (2012). Angiotensin-(1-7) attenuates angiotensin II-induced cardiac remodeling associated with upregulation of dual-specificity phosphatase 1. </w:t>
      </w:r>
      <w:r w:rsidDel="00000000" w:rsidR="00000000" w:rsidRPr="00000000">
        <w:rPr>
          <w:i w:val="1"/>
          <w:iCs w:val="1"/>
          <w:color w:val="000000"/>
          <w:sz w:val="24"/>
          <w:szCs w:val="24"/>
          <w:rtl w:val="0"/>
        </w:rPr>
        <w:t xml:space="preserve">American Journal of Physiology. Heart and Circulatory Physiology</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302</w:t>
      </w:r>
      <w:r w:rsidDel="00000000" w:rsidR="00000000" w:rsidRPr="00000000">
        <w:rPr>
          <w:color w:val="000000"/>
          <w:sz w:val="24"/>
          <w:szCs w:val="24"/>
          <w:rtl w:val="0"/>
        </w:rPr>
        <w:t xml:space="preserve">(3), H801-10. https://doi.org/10.1152/ajpheart.00908.2011</w:t>
      </w:r>
    </w:p>
    <w:p w:rsidR="00000000" w:rsidDel="00000000" w:rsidP="00000000" w:rsidRDefault="00000000" w:rsidRPr="00000000" w14:paraId="000000F1">
      <w:pPr>
        <w:ind w:hanging="480"/>
        <w:rPr>
          <w:color w:val="000000"/>
          <w:sz w:val="24"/>
          <w:szCs w:val="24"/>
        </w:rPr>
      </w:pPr>
      <w:r w:rsidDel="00000000" w:rsidR="00000000" w:rsidRPr="00000000">
        <w:rPr>
          <w:color w:val="000000"/>
          <w:sz w:val="24"/>
          <w:szCs w:val="24"/>
          <w:rtl w:val="0"/>
        </w:rPr>
        <w:t xml:space="preserve">Mercure, C., Yogi, A., Callera, G. E., Aranha, A. B., Bader, M., Ferreira, A. J., Santos, R. A. S., Walther, T., Touyz, R. M., &amp; Reudelhuber, T. L. (2008). Angiotensin(1-7) Blunts Hypertensive Cardiac Remodeling by a Direct Effect on the Heart. </w:t>
      </w:r>
      <w:r w:rsidDel="00000000" w:rsidR="00000000" w:rsidRPr="00000000">
        <w:rPr>
          <w:i w:val="1"/>
          <w:iCs w:val="1"/>
          <w:color w:val="000000"/>
          <w:sz w:val="24"/>
          <w:szCs w:val="24"/>
          <w:rtl w:val="0"/>
        </w:rPr>
        <w:t xml:space="preserve">Circ Res</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103</w:t>
      </w:r>
      <w:r w:rsidDel="00000000" w:rsidR="00000000" w:rsidRPr="00000000">
        <w:rPr>
          <w:color w:val="000000"/>
          <w:sz w:val="24"/>
          <w:szCs w:val="24"/>
          <w:rtl w:val="0"/>
        </w:rPr>
        <w:t xml:space="preserve">(11). https://doi.org/CIRCRESAHA.108.184911 [pii] 10.1161/CIRCRESAHA.108.184911</w:t>
      </w:r>
    </w:p>
    <w:p w:rsidR="00000000" w:rsidDel="00000000" w:rsidP="00000000" w:rsidRDefault="00000000" w:rsidRPr="00000000" w14:paraId="000000F2">
      <w:pPr>
        <w:ind w:hanging="480"/>
        <w:rPr>
          <w:color w:val="000000"/>
          <w:sz w:val="24"/>
          <w:szCs w:val="24"/>
        </w:rPr>
      </w:pPr>
      <w:r w:rsidDel="00000000" w:rsidR="00000000" w:rsidRPr="00000000">
        <w:rPr>
          <w:color w:val="000000"/>
          <w:sz w:val="24"/>
          <w:szCs w:val="24"/>
          <w:rtl w:val="0"/>
        </w:rPr>
        <w:t xml:space="preserve">Merrill, D. C., Karoly, M., Chen, K., Ferrario, C. M., &amp; Brosnihan, K. B. (2002). Angiotensin-(1-7) in normal and preeclamptic pregnancy. </w:t>
      </w:r>
      <w:r w:rsidDel="00000000" w:rsidR="00000000" w:rsidRPr="00000000">
        <w:rPr>
          <w:i w:val="1"/>
          <w:iCs w:val="1"/>
          <w:color w:val="000000"/>
          <w:sz w:val="24"/>
          <w:szCs w:val="24"/>
          <w:rtl w:val="0"/>
        </w:rPr>
        <w:t xml:space="preserve">Endocrine</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18</w:t>
      </w:r>
      <w:r w:rsidDel="00000000" w:rsidR="00000000" w:rsidRPr="00000000">
        <w:rPr>
          <w:color w:val="000000"/>
          <w:sz w:val="24"/>
          <w:szCs w:val="24"/>
          <w:rtl w:val="0"/>
        </w:rPr>
        <w:t xml:space="preserve">(3), 239–245. https://doi.org/10.1385/ENDO:18:3:239</w:t>
      </w:r>
    </w:p>
    <w:p w:rsidR="00000000" w:rsidDel="00000000" w:rsidP="00000000" w:rsidRDefault="00000000" w:rsidRPr="00000000" w14:paraId="000000F3">
      <w:pPr>
        <w:ind w:hanging="480"/>
        <w:rPr>
          <w:color w:val="000000"/>
          <w:sz w:val="24"/>
          <w:szCs w:val="24"/>
        </w:rPr>
      </w:pPr>
      <w:r w:rsidDel="00000000" w:rsidR="00000000" w:rsidRPr="00000000">
        <w:rPr>
          <w:color w:val="000000"/>
          <w:sz w:val="24"/>
          <w:szCs w:val="24"/>
          <w:rtl w:val="0"/>
        </w:rPr>
        <w:t xml:space="preserve">Montezano, A. C., Kuriakose, J., Hood, K. Y., Sin, Y. Y., Camargo, L. L., Namkung, Y., Castro, C. H., Santos, R. A., Alves-Lopes, R., Tejeda, G., Passaglia, P., Basheer, S., Gallen, E., Findlay, J. E., Awan, F. R., Laporte, S. A., MacLean, M. R., Baillie, G. S., &amp; Touyz, R. M. (2025). Ang-(1-7) and ET-1 Interplay Through Mas and ET </w:t>
      </w:r>
      <w:r w:rsidDel="00000000" w:rsidR="00000000" w:rsidRPr="00000000">
        <w:rPr>
          <w:color w:val="000000"/>
          <w:sz w:val="24"/>
          <w:szCs w:val="24"/>
          <w:vertAlign w:val="subscript"/>
          <w:rtl w:val="0"/>
        </w:rPr>
        <w:t xml:space="preserve">B</w:t>
      </w:r>
      <w:r w:rsidDel="00000000" w:rsidR="00000000" w:rsidRPr="00000000">
        <w:rPr>
          <w:color w:val="000000"/>
          <w:sz w:val="24"/>
          <w:szCs w:val="24"/>
          <w:rtl w:val="0"/>
        </w:rPr>
        <w:t xml:space="preserve"> Receptor Interaction Defines a Novel Vasoprotective Mechanism. </w:t>
      </w:r>
      <w:r w:rsidDel="00000000" w:rsidR="00000000" w:rsidRPr="00000000">
        <w:rPr>
          <w:i w:val="1"/>
          <w:iCs w:val="1"/>
          <w:color w:val="000000"/>
          <w:sz w:val="24"/>
          <w:szCs w:val="24"/>
          <w:rtl w:val="0"/>
        </w:rPr>
        <w:t xml:space="preserve">Hypertension</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82</w:t>
      </w:r>
      <w:r w:rsidDel="00000000" w:rsidR="00000000" w:rsidRPr="00000000">
        <w:rPr>
          <w:color w:val="000000"/>
          <w:sz w:val="24"/>
          <w:szCs w:val="24"/>
          <w:rtl w:val="0"/>
        </w:rPr>
        <w:t xml:space="preserve">(2), 267–281. https://doi.org/10.1161/HYPERTENSIONAHA.124.22693</w:t>
      </w:r>
    </w:p>
    <w:p w:rsidR="00000000" w:rsidDel="00000000" w:rsidP="00000000" w:rsidRDefault="00000000" w:rsidRPr="00000000" w14:paraId="000000F4">
      <w:pPr>
        <w:ind w:hanging="480"/>
        <w:rPr>
          <w:color w:val="000000"/>
          <w:sz w:val="24"/>
          <w:szCs w:val="24"/>
        </w:rPr>
      </w:pPr>
      <w:r w:rsidDel="00000000" w:rsidR="00000000" w:rsidRPr="00000000">
        <w:rPr>
          <w:color w:val="000000"/>
          <w:sz w:val="24"/>
          <w:szCs w:val="24"/>
          <w:rtl w:val="0"/>
        </w:rPr>
        <w:t xml:space="preserve">Moritani, T., Iwai, M., Kanno, H., Nakaoka, H., Iwanami, J., Higaki, T., Ishii, E., &amp; Horiuchi, M. (2013). ACE2 deficiency induced perivascular fibrosis and cardiac hypertrophy during postnatal development in mice. </w:t>
      </w:r>
      <w:r w:rsidDel="00000000" w:rsidR="00000000" w:rsidRPr="00000000">
        <w:rPr>
          <w:i w:val="1"/>
          <w:iCs w:val="1"/>
          <w:color w:val="000000"/>
          <w:sz w:val="24"/>
          <w:szCs w:val="24"/>
          <w:rtl w:val="0"/>
        </w:rPr>
        <w:t xml:space="preserve">Journal of the American Society of Hypertension : JASH</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7</w:t>
      </w:r>
      <w:r w:rsidDel="00000000" w:rsidR="00000000" w:rsidRPr="00000000">
        <w:rPr>
          <w:color w:val="000000"/>
          <w:sz w:val="24"/>
          <w:szCs w:val="24"/>
          <w:rtl w:val="0"/>
        </w:rPr>
        <w:t xml:space="preserve">(4), 259–266. https://doi.org/10.1016/j.jash.2013.03.002</w:t>
      </w:r>
    </w:p>
    <w:p w:rsidR="00000000" w:rsidDel="00000000" w:rsidP="00000000" w:rsidRDefault="00000000" w:rsidRPr="00000000" w14:paraId="000000F5">
      <w:pPr>
        <w:ind w:hanging="480"/>
        <w:rPr>
          <w:color w:val="000000"/>
          <w:sz w:val="24"/>
          <w:szCs w:val="24"/>
        </w:rPr>
      </w:pPr>
      <w:r w:rsidDel="00000000" w:rsidR="00000000" w:rsidRPr="00000000">
        <w:rPr>
          <w:color w:val="000000"/>
          <w:sz w:val="24"/>
          <w:szCs w:val="24"/>
          <w:rtl w:val="0"/>
        </w:rPr>
        <w:t xml:space="preserve">Motta-Santos, D., dos Santos, R. A. S., Oliveira, M., Qadri, F., Poglitsch, M., Mosienko, V., Kappes Becker, L., Campagnole-Santos, M. J., M Penninger, J., Alenina, N., &amp; Bader, M. (2016). Effects of ACE2 deficiency on physical performance and physiological adaptations of cardiac and skeletal muscle to exercise. </w:t>
      </w:r>
      <w:r w:rsidDel="00000000" w:rsidR="00000000" w:rsidRPr="00000000">
        <w:rPr>
          <w:i w:val="1"/>
          <w:iCs w:val="1"/>
          <w:color w:val="000000"/>
          <w:sz w:val="24"/>
          <w:szCs w:val="24"/>
          <w:rtl w:val="0"/>
        </w:rPr>
        <w:t xml:space="preserve">Hypertension Research</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39</w:t>
      </w:r>
      <w:r w:rsidDel="00000000" w:rsidR="00000000" w:rsidRPr="00000000">
        <w:rPr>
          <w:color w:val="000000"/>
          <w:sz w:val="24"/>
          <w:szCs w:val="24"/>
          <w:rtl w:val="0"/>
        </w:rPr>
        <w:t xml:space="preserve">(7), 506–512. https://doi.org/10.1038/hr.2016.28</w:t>
      </w:r>
    </w:p>
    <w:p w:rsidR="00000000" w:rsidDel="00000000" w:rsidP="00000000" w:rsidRDefault="00000000" w:rsidRPr="00000000" w14:paraId="000000F6">
      <w:pPr>
        <w:ind w:hanging="480"/>
        <w:rPr>
          <w:color w:val="000000"/>
          <w:sz w:val="24"/>
          <w:szCs w:val="24"/>
        </w:rPr>
      </w:pPr>
      <w:r w:rsidDel="00000000" w:rsidR="00000000" w:rsidRPr="00000000">
        <w:rPr>
          <w:color w:val="000000"/>
          <w:sz w:val="24"/>
          <w:szCs w:val="24"/>
          <w:rtl w:val="0"/>
        </w:rPr>
        <w:t xml:space="preserve">Murca, T. M., Almeida, T. C., Raizada, M. K., &amp; Ferreira, A. J. (2012). Chronic activation of endogenous angiotensin-converting enzyme 2 protects diabetic rats from cardiovascular autonomic dysfunction. </w:t>
      </w:r>
      <w:r w:rsidDel="00000000" w:rsidR="00000000" w:rsidRPr="00000000">
        <w:rPr>
          <w:i w:val="1"/>
          <w:iCs w:val="1"/>
          <w:color w:val="000000"/>
          <w:sz w:val="24"/>
          <w:szCs w:val="24"/>
          <w:rtl w:val="0"/>
        </w:rPr>
        <w:t xml:space="preserve">Exp Physiol</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97</w:t>
      </w:r>
      <w:r w:rsidDel="00000000" w:rsidR="00000000" w:rsidRPr="00000000">
        <w:rPr>
          <w:color w:val="000000"/>
          <w:sz w:val="24"/>
          <w:szCs w:val="24"/>
          <w:rtl w:val="0"/>
        </w:rPr>
        <w:t xml:space="preserve">(6), 699–709. https://doi.org/expphysiol.2011.063461 [pii] 10.1113/expphysiol.2011.063461</w:t>
      </w:r>
    </w:p>
    <w:p w:rsidR="00000000" w:rsidDel="00000000" w:rsidP="00000000" w:rsidRDefault="00000000" w:rsidRPr="00000000" w14:paraId="000000F7">
      <w:pPr>
        <w:ind w:hanging="480"/>
        <w:rPr>
          <w:color w:val="000000"/>
          <w:sz w:val="24"/>
          <w:szCs w:val="24"/>
        </w:rPr>
      </w:pPr>
      <w:r w:rsidDel="00000000" w:rsidR="00000000" w:rsidRPr="00000000">
        <w:rPr>
          <w:color w:val="000000"/>
          <w:sz w:val="24"/>
          <w:szCs w:val="24"/>
          <w:rtl w:val="0"/>
        </w:rPr>
        <w:t xml:space="preserve">Nakamura, M., &amp; Sadoshima, J. (2018). Mechanisms of physiological and pathological cardiac hypertrophy. </w:t>
      </w:r>
      <w:r w:rsidDel="00000000" w:rsidR="00000000" w:rsidRPr="00000000">
        <w:rPr>
          <w:i w:val="1"/>
          <w:iCs w:val="1"/>
          <w:color w:val="000000"/>
          <w:sz w:val="24"/>
          <w:szCs w:val="24"/>
          <w:rtl w:val="0"/>
        </w:rPr>
        <w:t xml:space="preserve">Nature Reviews Cardiology</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15</w:t>
      </w:r>
      <w:r w:rsidDel="00000000" w:rsidR="00000000" w:rsidRPr="00000000">
        <w:rPr>
          <w:color w:val="000000"/>
          <w:sz w:val="24"/>
          <w:szCs w:val="24"/>
          <w:rtl w:val="0"/>
        </w:rPr>
        <w:t xml:space="preserve">(7), 387–407. https://doi.org/10.1038/s41569-018-0007-y</w:t>
      </w:r>
    </w:p>
    <w:p w:rsidR="00000000" w:rsidDel="00000000" w:rsidP="00000000" w:rsidRDefault="00000000" w:rsidRPr="00000000" w14:paraId="000000F8">
      <w:pPr>
        <w:ind w:hanging="480"/>
        <w:rPr>
          <w:color w:val="000000"/>
          <w:sz w:val="24"/>
          <w:szCs w:val="24"/>
        </w:rPr>
      </w:pPr>
      <w:r w:rsidDel="00000000" w:rsidR="00000000" w:rsidRPr="00000000">
        <w:rPr>
          <w:color w:val="000000"/>
          <w:sz w:val="24"/>
          <w:szCs w:val="24"/>
          <w:rtl w:val="0"/>
        </w:rPr>
        <w:t xml:space="preserve">Orte, C., Polak, J. M., Haworth, S. G., Yacoub, M. H., &amp; Morrell, N. W. (2000). Expression of pulmonary vascular angiotensin-converting enzyme in primary and secondary plexiform pulmonary hypertension. </w:t>
      </w:r>
      <w:r w:rsidDel="00000000" w:rsidR="00000000" w:rsidRPr="00000000">
        <w:rPr>
          <w:i w:val="1"/>
          <w:iCs w:val="1"/>
          <w:color w:val="000000"/>
          <w:sz w:val="24"/>
          <w:szCs w:val="24"/>
          <w:rtl w:val="0"/>
        </w:rPr>
        <w:t xml:space="preserve">The Journal of Pathology</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192</w:t>
      </w:r>
      <w:r w:rsidDel="00000000" w:rsidR="00000000" w:rsidRPr="00000000">
        <w:rPr>
          <w:color w:val="000000"/>
          <w:sz w:val="24"/>
          <w:szCs w:val="24"/>
          <w:rtl w:val="0"/>
        </w:rPr>
        <w:t xml:space="preserve">(3), 379–384. https://doi.org/10.1002/1096-9896(2000)9999:9999&lt;::AID-PATH715&gt;3.0.CO;2-Q</w:t>
      </w:r>
    </w:p>
    <w:p w:rsidR="00000000" w:rsidDel="00000000" w:rsidP="00000000" w:rsidRDefault="00000000" w:rsidRPr="00000000" w14:paraId="000000F9">
      <w:pPr>
        <w:ind w:hanging="480"/>
        <w:rPr>
          <w:color w:val="000000"/>
          <w:sz w:val="24"/>
          <w:szCs w:val="24"/>
        </w:rPr>
      </w:pPr>
      <w:r w:rsidDel="00000000" w:rsidR="00000000" w:rsidRPr="00000000">
        <w:rPr>
          <w:color w:val="000000"/>
          <w:sz w:val="24"/>
          <w:szCs w:val="24"/>
          <w:rtl w:val="0"/>
        </w:rPr>
        <w:t xml:space="preserve">Oulerich, Z., &amp; Sferruzzi-Perri, A. N. (2024). Early-life exposures and long-term health: adverse gestational environments and the programming of offspring renal and vascular disease. </w:t>
      </w:r>
      <w:r w:rsidDel="00000000" w:rsidR="00000000" w:rsidRPr="00000000">
        <w:rPr>
          <w:i w:val="1"/>
          <w:iCs w:val="1"/>
          <w:color w:val="000000"/>
          <w:sz w:val="24"/>
          <w:szCs w:val="24"/>
          <w:rtl w:val="0"/>
        </w:rPr>
        <w:t xml:space="preserve">American Journal of Physiology-Renal Physiology</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327</w:t>
      </w:r>
      <w:r w:rsidDel="00000000" w:rsidR="00000000" w:rsidRPr="00000000">
        <w:rPr>
          <w:color w:val="000000"/>
          <w:sz w:val="24"/>
          <w:szCs w:val="24"/>
          <w:rtl w:val="0"/>
        </w:rPr>
        <w:t xml:space="preserve">(1), F21–F36. https://doi.org/10.1152/ajprenal.00383.2023</w:t>
      </w:r>
    </w:p>
    <w:p w:rsidR="00000000" w:rsidDel="00000000" w:rsidP="00000000" w:rsidRDefault="00000000" w:rsidRPr="00000000" w14:paraId="000000FA">
      <w:pPr>
        <w:ind w:hanging="480"/>
        <w:rPr>
          <w:color w:val="000000"/>
          <w:sz w:val="24"/>
          <w:szCs w:val="24"/>
        </w:rPr>
      </w:pPr>
      <w:r w:rsidDel="00000000" w:rsidR="00000000" w:rsidRPr="00000000">
        <w:rPr>
          <w:color w:val="000000"/>
          <w:sz w:val="24"/>
          <w:szCs w:val="24"/>
          <w:rtl w:val="0"/>
        </w:rPr>
        <w:t xml:space="preserve">Park, H. K., Park, S. J., Kim, C. S., Paek, Y. W., Lee, J. U., &amp; Lee, W. J. (2001). Enhanced gene expression of renin–angiotensin system, TGF-β1, endothelin-1 and nitric oxide synthase in right-ventricular hypertrophy. </w:t>
      </w:r>
      <w:r w:rsidDel="00000000" w:rsidR="00000000" w:rsidRPr="00000000">
        <w:rPr>
          <w:i w:val="1"/>
          <w:iCs w:val="1"/>
          <w:color w:val="000000"/>
          <w:sz w:val="24"/>
          <w:szCs w:val="24"/>
          <w:rtl w:val="0"/>
        </w:rPr>
        <w:t xml:space="preserve">Pharmacological Research</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43</w:t>
      </w:r>
      <w:r w:rsidDel="00000000" w:rsidR="00000000" w:rsidRPr="00000000">
        <w:rPr>
          <w:color w:val="000000"/>
          <w:sz w:val="24"/>
          <w:szCs w:val="24"/>
          <w:rtl w:val="0"/>
        </w:rPr>
        <w:t xml:space="preserve">(3), 265–273. https://doi.org/10.1006/phrs.2000.0777</w:t>
      </w:r>
    </w:p>
    <w:p w:rsidR="00000000" w:rsidDel="00000000" w:rsidP="00000000" w:rsidRDefault="00000000" w:rsidRPr="00000000" w14:paraId="000000FB">
      <w:pPr>
        <w:ind w:hanging="480"/>
        <w:rPr>
          <w:color w:val="000000"/>
          <w:sz w:val="24"/>
          <w:szCs w:val="24"/>
        </w:rPr>
      </w:pPr>
      <w:r w:rsidDel="00000000" w:rsidR="00000000" w:rsidRPr="00000000">
        <w:rPr>
          <w:color w:val="000000"/>
          <w:sz w:val="24"/>
          <w:szCs w:val="24"/>
          <w:rtl w:val="0"/>
        </w:rPr>
        <w:t xml:space="preserve">Paul, M., Poyan Mehr, A., &amp; Kreutz, R. (2006). Physiology of Local Renin-Angiotensin Systems. </w:t>
      </w:r>
      <w:r w:rsidDel="00000000" w:rsidR="00000000" w:rsidRPr="00000000">
        <w:rPr>
          <w:i w:val="1"/>
          <w:iCs w:val="1"/>
          <w:color w:val="000000"/>
          <w:sz w:val="24"/>
          <w:szCs w:val="24"/>
          <w:rtl w:val="0"/>
        </w:rPr>
        <w:t xml:space="preserve">Physiological Reviews</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86</w:t>
      </w:r>
      <w:r w:rsidDel="00000000" w:rsidR="00000000" w:rsidRPr="00000000">
        <w:rPr>
          <w:color w:val="000000"/>
          <w:sz w:val="24"/>
          <w:szCs w:val="24"/>
          <w:rtl w:val="0"/>
        </w:rPr>
        <w:t xml:space="preserve">(3), 747–803. https://doi.org/10.1152/physrev.00036.2005</w:t>
      </w:r>
    </w:p>
    <w:p w:rsidR="00000000" w:rsidDel="00000000" w:rsidP="00000000" w:rsidRDefault="00000000" w:rsidRPr="00000000" w14:paraId="000000FC">
      <w:pPr>
        <w:ind w:hanging="480"/>
        <w:rPr>
          <w:color w:val="000000"/>
          <w:sz w:val="24"/>
          <w:szCs w:val="24"/>
        </w:rPr>
      </w:pPr>
      <w:r w:rsidDel="00000000" w:rsidR="00000000" w:rsidRPr="00000000">
        <w:rPr>
          <w:color w:val="000000"/>
          <w:sz w:val="24"/>
          <w:szCs w:val="24"/>
          <w:rtl w:val="0"/>
        </w:rPr>
        <w:t xml:space="preserve">Paz Ocaranza, M., Riquelme, J. A., García, L., Jalil, J. E., Chiong, M., Santos, R. A. S., &amp; Lavandero, S. (2020). Counter-regulatory renin–angiotensin system in cardiovascular disease. </w:t>
      </w:r>
      <w:r w:rsidDel="00000000" w:rsidR="00000000" w:rsidRPr="00000000">
        <w:rPr>
          <w:i w:val="1"/>
          <w:iCs w:val="1"/>
          <w:color w:val="000000"/>
          <w:sz w:val="24"/>
          <w:szCs w:val="24"/>
          <w:rtl w:val="0"/>
        </w:rPr>
        <w:t xml:space="preserve">Nature Reviews Cardiology</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17</w:t>
      </w:r>
      <w:r w:rsidDel="00000000" w:rsidR="00000000" w:rsidRPr="00000000">
        <w:rPr>
          <w:color w:val="000000"/>
          <w:sz w:val="24"/>
          <w:szCs w:val="24"/>
          <w:rtl w:val="0"/>
        </w:rPr>
        <w:t xml:space="preserve">(2), 116–129. https://doi.org/10.1038/s41569-019-0244-8</w:t>
      </w:r>
    </w:p>
    <w:p w:rsidR="00000000" w:rsidDel="00000000" w:rsidP="00000000" w:rsidRDefault="00000000" w:rsidRPr="00000000" w14:paraId="000000FD">
      <w:pPr>
        <w:ind w:hanging="480"/>
        <w:rPr>
          <w:color w:val="000000"/>
          <w:sz w:val="24"/>
          <w:szCs w:val="24"/>
        </w:rPr>
      </w:pPr>
      <w:r w:rsidDel="00000000" w:rsidR="00000000" w:rsidRPr="00000000">
        <w:rPr>
          <w:color w:val="000000"/>
          <w:sz w:val="24"/>
          <w:szCs w:val="24"/>
          <w:rtl w:val="0"/>
        </w:rPr>
        <w:t xml:space="preserve">Pei, Z., Meng, R., Li, G., Yan, G., Xu, C., Zhuang, Z., Ren, J., &amp; Wu, Z. (2010). Angiotensin-(1-7) ameliorates myocardial remodeling and interstitial fibrosis in spontaneous hypertension: role of MMPs/TIMPs. </w:t>
      </w:r>
      <w:r w:rsidDel="00000000" w:rsidR="00000000" w:rsidRPr="00000000">
        <w:rPr>
          <w:i w:val="1"/>
          <w:iCs w:val="1"/>
          <w:color w:val="000000"/>
          <w:sz w:val="24"/>
          <w:szCs w:val="24"/>
          <w:rtl w:val="0"/>
        </w:rPr>
        <w:t xml:space="preserve">Toxicol Lett</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199</w:t>
      </w:r>
      <w:r w:rsidDel="00000000" w:rsidR="00000000" w:rsidRPr="00000000">
        <w:rPr>
          <w:color w:val="000000"/>
          <w:sz w:val="24"/>
          <w:szCs w:val="24"/>
          <w:rtl w:val="0"/>
        </w:rPr>
        <w:t xml:space="preserve">(2), 173–181. https://doi.org/S0378-4274(10)01672-3 [pii] 10.1016/j.toxlet.2010.08.021</w:t>
      </w:r>
    </w:p>
    <w:p w:rsidR="00000000" w:rsidDel="00000000" w:rsidP="00000000" w:rsidRDefault="00000000" w:rsidRPr="00000000" w14:paraId="000000FE">
      <w:pPr>
        <w:ind w:hanging="480"/>
        <w:rPr>
          <w:color w:val="000000"/>
          <w:sz w:val="24"/>
          <w:szCs w:val="24"/>
        </w:rPr>
      </w:pPr>
      <w:r w:rsidDel="00000000" w:rsidR="00000000" w:rsidRPr="00000000">
        <w:rPr>
          <w:color w:val="000000"/>
          <w:sz w:val="24"/>
          <w:szCs w:val="24"/>
          <w:rtl w:val="0"/>
        </w:rPr>
        <w:t xml:space="preserve">Peng, W.-W., Hong, L., Liu, G.-Y., Lin, C., Zhao, X.-L., Wang, S.-Z., Lin, L., &amp; Pan, Y.-X. (2019). Prehypertension exercise training attenuates hypertension and cardiac hypertrophy accompanied by temporal changes in the levels of angiotensin II and angiotensin (1-7). </w:t>
      </w:r>
      <w:r w:rsidDel="00000000" w:rsidR="00000000" w:rsidRPr="00000000">
        <w:rPr>
          <w:i w:val="1"/>
          <w:iCs w:val="1"/>
          <w:color w:val="000000"/>
          <w:sz w:val="24"/>
          <w:szCs w:val="24"/>
          <w:rtl w:val="0"/>
        </w:rPr>
        <w:t xml:space="preserve">Hypertension Research</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42</w:t>
      </w:r>
      <w:r w:rsidDel="00000000" w:rsidR="00000000" w:rsidRPr="00000000">
        <w:rPr>
          <w:color w:val="000000"/>
          <w:sz w:val="24"/>
          <w:szCs w:val="24"/>
          <w:rtl w:val="0"/>
        </w:rPr>
        <w:t xml:space="preserve">(11), 1745–1756. https://doi.org/10.1038/s41440-019-0297-4</w:t>
      </w:r>
    </w:p>
    <w:p w:rsidR="00000000" w:rsidDel="00000000" w:rsidP="00000000" w:rsidRDefault="00000000" w:rsidRPr="00000000" w14:paraId="000000FF">
      <w:pPr>
        <w:ind w:hanging="480"/>
        <w:rPr>
          <w:color w:val="000000"/>
          <w:sz w:val="24"/>
          <w:szCs w:val="24"/>
        </w:rPr>
      </w:pPr>
      <w:r w:rsidDel="00000000" w:rsidR="00000000" w:rsidRPr="00000000">
        <w:rPr>
          <w:color w:val="000000"/>
          <w:sz w:val="24"/>
          <w:szCs w:val="24"/>
          <w:rtl w:val="0"/>
        </w:rPr>
        <w:t xml:space="preserve">Qi, Y., Zhang, J., Cole-Jeffrey, C. T., Shenoy, V., Espejo, A., Hanna, M., Song, C., Pepine, C. J., Katovich, M. J., &amp; Raizada, M. K. (2013). Diminazene aceturate enhances Angiotensin-converting enzyme 2 activity and attenuates ischemia-induced cardiac pathophysiology. </w:t>
      </w:r>
      <w:r w:rsidDel="00000000" w:rsidR="00000000" w:rsidRPr="00000000">
        <w:rPr>
          <w:i w:val="1"/>
          <w:iCs w:val="1"/>
          <w:color w:val="000000"/>
          <w:sz w:val="24"/>
          <w:szCs w:val="24"/>
          <w:rtl w:val="0"/>
        </w:rPr>
        <w:t xml:space="preserve">Hypertension</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62</w:t>
      </w:r>
      <w:r w:rsidDel="00000000" w:rsidR="00000000" w:rsidRPr="00000000">
        <w:rPr>
          <w:color w:val="000000"/>
          <w:sz w:val="24"/>
          <w:szCs w:val="24"/>
          <w:rtl w:val="0"/>
        </w:rPr>
        <w:t xml:space="preserve">, 746–752. https://doi.org/10.1161/HYPERTENSIONAHA.113.01337</w:t>
      </w:r>
    </w:p>
    <w:p w:rsidR="00000000" w:rsidDel="00000000" w:rsidP="00000000" w:rsidRDefault="00000000" w:rsidRPr="00000000" w14:paraId="00000100">
      <w:pPr>
        <w:ind w:hanging="480"/>
        <w:rPr>
          <w:color w:val="000000"/>
          <w:sz w:val="24"/>
          <w:szCs w:val="24"/>
        </w:rPr>
      </w:pPr>
      <w:r w:rsidDel="00000000" w:rsidR="00000000" w:rsidRPr="00000000">
        <w:rPr>
          <w:color w:val="000000"/>
          <w:sz w:val="24"/>
          <w:szCs w:val="24"/>
          <w:rtl w:val="0"/>
        </w:rPr>
        <w:t xml:space="preserve">Rathore, H. A., Munavvar, A. S., Abdullah, N. A., Khan, A. H., Fathihah, B., NurJannah, M. H., Raisa, N. A., Anand Swarup, K. R. L., Abdullah, M. H., Salman, I. M., &amp; Johns, E. J. (2009). Interaction between renin–angiotensin and sympathetic nervous systems in a rat model of pressure overload cardiac hypertrophy. </w:t>
      </w:r>
      <w:r w:rsidDel="00000000" w:rsidR="00000000" w:rsidRPr="00000000">
        <w:rPr>
          <w:i w:val="1"/>
          <w:iCs w:val="1"/>
          <w:color w:val="000000"/>
          <w:sz w:val="24"/>
          <w:szCs w:val="24"/>
          <w:rtl w:val="0"/>
        </w:rPr>
        <w:t xml:space="preserve">Autonomic and Autacoid Pharmacology</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29</w:t>
      </w:r>
      <w:r w:rsidDel="00000000" w:rsidR="00000000" w:rsidRPr="00000000">
        <w:rPr>
          <w:color w:val="000000"/>
          <w:sz w:val="24"/>
          <w:szCs w:val="24"/>
          <w:rtl w:val="0"/>
        </w:rPr>
        <w:t xml:space="preserve">(4), 171–180. https://doi.org/10.1111/j.1474-8665.2009.00445.x</w:t>
      </w:r>
    </w:p>
    <w:p w:rsidR="00000000" w:rsidDel="00000000" w:rsidP="00000000" w:rsidRDefault="00000000" w:rsidRPr="00000000" w14:paraId="00000101">
      <w:pPr>
        <w:ind w:hanging="480"/>
        <w:rPr>
          <w:color w:val="000000"/>
          <w:sz w:val="24"/>
          <w:szCs w:val="24"/>
        </w:rPr>
      </w:pPr>
      <w:r w:rsidDel="00000000" w:rsidR="00000000" w:rsidRPr="00000000">
        <w:rPr>
          <w:color w:val="000000"/>
          <w:sz w:val="24"/>
          <w:szCs w:val="24"/>
          <w:rtl w:val="0"/>
        </w:rPr>
        <w:t xml:space="preserve">Ribeiro Pontes, C. N., de Sá Martins de Bessa, A., Macedo, L. M., Ferreira-Junior, M. D., Naves Cavalcante, K. V., Campos, H. M., Milhomem Cruz-Leite, V. R., Neves, Â. R., Gomes, R. M., Ghedini, P. C., Biancardi, M. F., Mendes, E. P., Borges, C. L., Pedrino, G. R., &amp; Castro, C. H. (2024). ANGIOTENSIN-(1-7) TREATMENT EARLY IN LIFE PREVENTS CARDIAC HYPERTROPHY IN ADULT HYPERTENSIVE RATS. </w:t>
      </w:r>
      <w:r w:rsidDel="00000000" w:rsidR="00000000" w:rsidRPr="00000000">
        <w:rPr>
          <w:i w:val="1"/>
          <w:iCs w:val="1"/>
          <w:color w:val="000000"/>
          <w:sz w:val="24"/>
          <w:szCs w:val="24"/>
          <w:rtl w:val="0"/>
        </w:rPr>
        <w:t xml:space="preserve">Journal of Cardiovascular Pharmacology</w:t>
      </w:r>
      <w:r w:rsidDel="00000000" w:rsidR="00000000" w:rsidRPr="00000000">
        <w:rPr>
          <w:color w:val="000000"/>
          <w:sz w:val="24"/>
          <w:szCs w:val="24"/>
          <w:rtl w:val="0"/>
        </w:rPr>
        <w:t xml:space="preserve">. https://doi.org/10.1097/FJC.0000000000001530</w:t>
      </w:r>
    </w:p>
    <w:p w:rsidR="00000000" w:rsidDel="00000000" w:rsidP="00000000" w:rsidRDefault="00000000" w:rsidRPr="00000000" w14:paraId="00000102">
      <w:pPr>
        <w:ind w:hanging="480"/>
        <w:rPr>
          <w:color w:val="000000"/>
          <w:sz w:val="24"/>
          <w:szCs w:val="24"/>
        </w:rPr>
      </w:pPr>
      <w:r w:rsidDel="00000000" w:rsidR="00000000" w:rsidRPr="00000000">
        <w:rPr>
          <w:color w:val="000000"/>
          <w:sz w:val="24"/>
          <w:szCs w:val="24"/>
          <w:rtl w:val="0"/>
        </w:rPr>
        <w:t xml:space="preserve">Sampaio, W. O., Augusto, R., Faria-Silva, R., Tapias, L., Schiffrin, E. L., Touyz, R. M., Souza dos Santos, R. A., Faria-Silva, R., da Mata Machado, L. T., Schiffrin, E. L., &amp; Touyz, R. M. (2007). Angiotensin-(1-7) through receptor Mas mediates endothelial nitric oxide synthase activation via Akt-dependent pathways. </w:t>
      </w:r>
      <w:r w:rsidDel="00000000" w:rsidR="00000000" w:rsidRPr="00000000">
        <w:rPr>
          <w:i w:val="1"/>
          <w:iCs w:val="1"/>
          <w:color w:val="000000"/>
          <w:sz w:val="24"/>
          <w:szCs w:val="24"/>
          <w:rtl w:val="0"/>
        </w:rPr>
        <w:t xml:space="preserve">Hypertension</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49</w:t>
      </w:r>
      <w:r w:rsidDel="00000000" w:rsidR="00000000" w:rsidRPr="00000000">
        <w:rPr>
          <w:color w:val="000000"/>
          <w:sz w:val="24"/>
          <w:szCs w:val="24"/>
          <w:rtl w:val="0"/>
        </w:rPr>
        <w:t xml:space="preserve">(1), 185–192. https://doi.org/10.1161/01.HYP.0000251865.35728.2f</w:t>
      </w:r>
    </w:p>
    <w:p w:rsidR="00000000" w:rsidDel="00000000" w:rsidP="00000000" w:rsidRDefault="00000000" w:rsidRPr="00000000" w14:paraId="00000103">
      <w:pPr>
        <w:ind w:hanging="480"/>
        <w:rPr>
          <w:color w:val="000000"/>
          <w:sz w:val="24"/>
          <w:szCs w:val="24"/>
        </w:rPr>
      </w:pPr>
      <w:r w:rsidDel="00000000" w:rsidR="00000000" w:rsidRPr="00000000">
        <w:rPr>
          <w:color w:val="000000"/>
          <w:sz w:val="24"/>
          <w:szCs w:val="24"/>
          <w:rtl w:val="0"/>
        </w:rPr>
        <w:t xml:space="preserve">Sampaio, W. O., Henrique de Castro, C., Santos, R. A., Schiffrin, E. L., &amp; Touyz, R. M. (2007). Angiotensin-(1-7) counterregulates angiotensin II signaling in human endothelial cells. </w:t>
      </w:r>
      <w:r w:rsidDel="00000000" w:rsidR="00000000" w:rsidRPr="00000000">
        <w:rPr>
          <w:i w:val="1"/>
          <w:iCs w:val="1"/>
          <w:color w:val="000000"/>
          <w:sz w:val="24"/>
          <w:szCs w:val="24"/>
          <w:rtl w:val="0"/>
        </w:rPr>
        <w:t xml:space="preserve">Hypertension</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50</w:t>
      </w:r>
      <w:r w:rsidDel="00000000" w:rsidR="00000000" w:rsidRPr="00000000">
        <w:rPr>
          <w:color w:val="000000"/>
          <w:sz w:val="24"/>
          <w:szCs w:val="24"/>
          <w:rtl w:val="0"/>
        </w:rPr>
        <w:t xml:space="preserve">(6), 1093–1098. http://www.ncbi.nlm.nih.gov/entrez/query.fcgi?cmd=Retrieve&amp;db=PubMed&amp;dopt=Citation&amp;list_uids=17984366</w:t>
      </w:r>
    </w:p>
    <w:p w:rsidR="00000000" w:rsidDel="00000000" w:rsidP="00000000" w:rsidRDefault="00000000" w:rsidRPr="00000000" w14:paraId="00000104">
      <w:pPr>
        <w:ind w:hanging="480"/>
        <w:rPr>
          <w:color w:val="000000"/>
          <w:sz w:val="24"/>
          <w:szCs w:val="24"/>
        </w:rPr>
      </w:pPr>
      <w:r w:rsidDel="00000000" w:rsidR="00000000" w:rsidRPr="00000000">
        <w:rPr>
          <w:color w:val="000000"/>
          <w:sz w:val="24"/>
          <w:szCs w:val="24"/>
          <w:rtl w:val="0"/>
        </w:rPr>
        <w:t xml:space="preserve">Sanghavi, M., &amp; Rutherford, J. D. (2014). Cardiovascular Physiology of Pregnancy. </w:t>
      </w:r>
      <w:r w:rsidDel="00000000" w:rsidR="00000000" w:rsidRPr="00000000">
        <w:rPr>
          <w:i w:val="1"/>
          <w:iCs w:val="1"/>
          <w:color w:val="000000"/>
          <w:sz w:val="24"/>
          <w:szCs w:val="24"/>
          <w:rtl w:val="0"/>
        </w:rPr>
        <w:t xml:space="preserve">Circulation</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130</w:t>
      </w:r>
      <w:r w:rsidDel="00000000" w:rsidR="00000000" w:rsidRPr="00000000">
        <w:rPr>
          <w:color w:val="000000"/>
          <w:sz w:val="24"/>
          <w:szCs w:val="24"/>
          <w:rtl w:val="0"/>
        </w:rPr>
        <w:t xml:space="preserve">(12), 1003–1008. https://doi.org/10.1161/CIRCULATIONAHA.114.009029</w:t>
      </w:r>
    </w:p>
    <w:p w:rsidR="00000000" w:rsidDel="00000000" w:rsidP="00000000" w:rsidRDefault="00000000" w:rsidRPr="00000000" w14:paraId="00000105">
      <w:pPr>
        <w:ind w:hanging="480"/>
        <w:rPr>
          <w:color w:val="000000"/>
          <w:sz w:val="24"/>
          <w:szCs w:val="24"/>
        </w:rPr>
      </w:pPr>
      <w:r w:rsidDel="00000000" w:rsidR="00000000" w:rsidRPr="00000000">
        <w:rPr>
          <w:color w:val="000000"/>
          <w:sz w:val="24"/>
          <w:szCs w:val="24"/>
          <w:rtl w:val="0"/>
        </w:rPr>
        <w:t xml:space="preserve">Santiago, N. M., Guimaraes, P. S., Sirvente, R. A., Oliveira, L. A., Irigoyen, M. C., Santos, R. A., &amp; Campagnole-Santos, M. J. (2010). Lifetime overproduction of circulating Angiotensin-(1-7) attenuates deoxycorticosterone acetate-salt hypertension-induced cardiac dysfunction and remodeling. </w:t>
      </w:r>
      <w:r w:rsidDel="00000000" w:rsidR="00000000" w:rsidRPr="00000000">
        <w:rPr>
          <w:i w:val="1"/>
          <w:iCs w:val="1"/>
          <w:color w:val="000000"/>
          <w:sz w:val="24"/>
          <w:szCs w:val="24"/>
          <w:rtl w:val="0"/>
        </w:rPr>
        <w:t xml:space="preserve">Hypertension</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55</w:t>
      </w:r>
      <w:r w:rsidDel="00000000" w:rsidR="00000000" w:rsidRPr="00000000">
        <w:rPr>
          <w:color w:val="000000"/>
          <w:sz w:val="24"/>
          <w:szCs w:val="24"/>
          <w:rtl w:val="0"/>
        </w:rPr>
        <w:t xml:space="preserve">(4), 889–896. https://doi.org/HYPERTENSIONAHA.110.149815 [pii] 10.1161/HYPERTENSIONAHA.110.149815</w:t>
      </w:r>
    </w:p>
    <w:p w:rsidR="00000000" w:rsidDel="00000000" w:rsidP="00000000" w:rsidRDefault="00000000" w:rsidRPr="00000000" w14:paraId="00000106">
      <w:pPr>
        <w:ind w:hanging="480"/>
        <w:rPr>
          <w:color w:val="000000"/>
          <w:sz w:val="24"/>
          <w:szCs w:val="24"/>
        </w:rPr>
      </w:pPr>
      <w:r w:rsidDel="00000000" w:rsidR="00000000" w:rsidRPr="00000000">
        <w:rPr>
          <w:color w:val="000000"/>
          <w:sz w:val="24"/>
          <w:szCs w:val="24"/>
          <w:rtl w:val="0"/>
        </w:rPr>
        <w:t xml:space="preserve">Santos, R. A., Castro, C. H., Gava, E., Pinheiro, S. V, Almeida, A. P., Paula, R. D., Cruz, J. S., Ramos, A. S., Rosa, K. T., Irigoyen, M. C., Bader, M., Alenina, N., Kitten, G. T., &amp; Ferreira, A. J. (2006a). Impairment of in vitro and in vivo heart function in angiotensin-(1-7) receptor MAS knockout mice. </w:t>
      </w:r>
      <w:r w:rsidDel="00000000" w:rsidR="00000000" w:rsidRPr="00000000">
        <w:rPr>
          <w:i w:val="1"/>
          <w:iCs w:val="1"/>
          <w:color w:val="000000"/>
          <w:sz w:val="24"/>
          <w:szCs w:val="24"/>
          <w:rtl w:val="0"/>
        </w:rPr>
        <w:t xml:space="preserve">Hypertension</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47</w:t>
      </w:r>
      <w:r w:rsidDel="00000000" w:rsidR="00000000" w:rsidRPr="00000000">
        <w:rPr>
          <w:color w:val="000000"/>
          <w:sz w:val="24"/>
          <w:szCs w:val="24"/>
          <w:rtl w:val="0"/>
        </w:rPr>
        <w:t xml:space="preserve">(5), 996–1002. http://www.ncbi.nlm.nih.gov/entrez/query.fcgi?cmd=Retrieve&amp;db=PubMed&amp;dopt=Citation&amp;list_uids=16567589</w:t>
      </w:r>
    </w:p>
    <w:p w:rsidR="00000000" w:rsidDel="00000000" w:rsidP="00000000" w:rsidRDefault="00000000" w:rsidRPr="00000000" w14:paraId="00000107">
      <w:pPr>
        <w:ind w:hanging="480"/>
        <w:rPr>
          <w:color w:val="000000"/>
          <w:sz w:val="24"/>
          <w:szCs w:val="24"/>
        </w:rPr>
      </w:pPr>
      <w:r w:rsidDel="00000000" w:rsidR="00000000" w:rsidRPr="00000000">
        <w:rPr>
          <w:color w:val="000000"/>
          <w:sz w:val="24"/>
          <w:szCs w:val="24"/>
          <w:rtl w:val="0"/>
        </w:rPr>
        <w:t xml:space="preserve">Santos, R. A., Castro, C. H., Gava, E., Pinheiro, S. V, Almeida, A. P., Paula, R. D., Cruz, J. S., Ramos, A. S., Rosa, K. T., Irigoyen, M. C., Bader, M., Alenina, N., Kitten, G. T., &amp; Ferreira, A. J. (2006b). Impairment of in vitro and in vivo heart function in angiotensin-(1-7) receptor MAS knockout mice. </w:t>
      </w:r>
      <w:r w:rsidDel="00000000" w:rsidR="00000000" w:rsidRPr="00000000">
        <w:rPr>
          <w:i w:val="1"/>
          <w:iCs w:val="1"/>
          <w:color w:val="000000"/>
          <w:sz w:val="24"/>
          <w:szCs w:val="24"/>
          <w:rtl w:val="0"/>
        </w:rPr>
        <w:t xml:space="preserve">Hypertension</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47</w:t>
      </w:r>
      <w:r w:rsidDel="00000000" w:rsidR="00000000" w:rsidRPr="00000000">
        <w:rPr>
          <w:color w:val="000000"/>
          <w:sz w:val="24"/>
          <w:szCs w:val="24"/>
          <w:rtl w:val="0"/>
        </w:rPr>
        <w:t xml:space="preserve">(5), 996–1002. http://www.ncbi.nlm.nih.gov/entrez/query.fcgi?cmd=Retrieve&amp;db=PubMed&amp;dopt=Citation&amp;list_uids=16567589</w:t>
      </w:r>
    </w:p>
    <w:p w:rsidR="00000000" w:rsidDel="00000000" w:rsidP="00000000" w:rsidRDefault="00000000" w:rsidRPr="00000000" w14:paraId="00000108">
      <w:pPr>
        <w:ind w:hanging="480"/>
        <w:rPr>
          <w:color w:val="000000"/>
          <w:sz w:val="24"/>
          <w:szCs w:val="24"/>
        </w:rPr>
      </w:pPr>
      <w:r w:rsidDel="00000000" w:rsidR="00000000" w:rsidRPr="00000000">
        <w:rPr>
          <w:color w:val="000000"/>
          <w:sz w:val="24"/>
          <w:szCs w:val="24"/>
          <w:rtl w:val="0"/>
        </w:rPr>
        <w:t xml:space="preserve">Santos, R. A., Ferreira, A. J., Nadu, A. P., Braga, A. N., de Almeida, A. P., Campagnole-Santos, M. J., Baltatu, O., Iliescu, R., Reudelhuber, T. L., &amp; Bader, M. (2004). Expression of an angiotensin-(1-7)-producing fusion protein produces cardioprotective effects in rats. </w:t>
      </w:r>
      <w:r w:rsidDel="00000000" w:rsidR="00000000" w:rsidRPr="00000000">
        <w:rPr>
          <w:i w:val="1"/>
          <w:iCs w:val="1"/>
          <w:color w:val="000000"/>
          <w:sz w:val="24"/>
          <w:szCs w:val="24"/>
          <w:rtl w:val="0"/>
        </w:rPr>
        <w:t xml:space="preserve">Physiol Genomics</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17</w:t>
      </w:r>
      <w:r w:rsidDel="00000000" w:rsidR="00000000" w:rsidRPr="00000000">
        <w:rPr>
          <w:color w:val="000000"/>
          <w:sz w:val="24"/>
          <w:szCs w:val="24"/>
          <w:rtl w:val="0"/>
        </w:rPr>
        <w:t xml:space="preserve">(3), 292–299. http://www.ncbi.nlm.nih.gov/entrez/query.fcgi?cmd=Retrieve&amp;db=PubMed&amp;dopt=Citation&amp;list_uids=15039487</w:t>
      </w:r>
    </w:p>
    <w:p w:rsidR="00000000" w:rsidDel="00000000" w:rsidP="00000000" w:rsidRDefault="00000000" w:rsidRPr="00000000" w14:paraId="00000109">
      <w:pPr>
        <w:ind w:hanging="480"/>
        <w:rPr>
          <w:color w:val="000000"/>
          <w:sz w:val="24"/>
          <w:szCs w:val="24"/>
        </w:rPr>
      </w:pPr>
      <w:r w:rsidDel="00000000" w:rsidR="00000000" w:rsidRPr="00000000">
        <w:rPr>
          <w:color w:val="000000"/>
          <w:sz w:val="24"/>
          <w:szCs w:val="24"/>
          <w:rtl w:val="0"/>
        </w:rPr>
        <w:t xml:space="preserve">Santos, R. A. S., Castro, C. H., Gava, E., Pinheiro, S. V. B., Almeida, A. P., Paula, R. D. De, Cruz, J. S., Ramos, A. S., Rosa, K. T., Irigoyen, M. C., Bader, M., Alenina, N., Kitten, G. T., &amp; Ferreira, A. J. (2006). Impairment of in vitro and in vivo heart function in angiotensin-(1-7) receptor MAS knockout mice. </w:t>
      </w:r>
      <w:r w:rsidDel="00000000" w:rsidR="00000000" w:rsidRPr="00000000">
        <w:rPr>
          <w:i w:val="1"/>
          <w:iCs w:val="1"/>
          <w:color w:val="000000"/>
          <w:sz w:val="24"/>
          <w:szCs w:val="24"/>
          <w:rtl w:val="0"/>
        </w:rPr>
        <w:t xml:space="preserve">Hypertension</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47</w:t>
      </w:r>
      <w:r w:rsidDel="00000000" w:rsidR="00000000" w:rsidRPr="00000000">
        <w:rPr>
          <w:color w:val="000000"/>
          <w:sz w:val="24"/>
          <w:szCs w:val="24"/>
          <w:rtl w:val="0"/>
        </w:rPr>
        <w:t xml:space="preserve">(5), 996–1002. https://doi.org/10.1161/01.HYP.0000215289.51180.5c</w:t>
      </w:r>
    </w:p>
    <w:p w:rsidR="00000000" w:rsidDel="00000000" w:rsidP="00000000" w:rsidRDefault="00000000" w:rsidRPr="00000000" w14:paraId="0000010A">
      <w:pPr>
        <w:ind w:hanging="480"/>
        <w:rPr>
          <w:color w:val="000000"/>
          <w:sz w:val="24"/>
          <w:szCs w:val="24"/>
        </w:rPr>
      </w:pPr>
      <w:r w:rsidDel="00000000" w:rsidR="00000000" w:rsidRPr="00000000">
        <w:rPr>
          <w:color w:val="000000"/>
          <w:sz w:val="24"/>
          <w:szCs w:val="24"/>
          <w:rtl w:val="0"/>
        </w:rPr>
        <w:t xml:space="preserve">Santos, R. A., Simoes e Silva, A. C., Maric, C., Silva, D. M., Machado, R. P., de Buhr, I., Heringer-Walther, S., Pinheiro, S. V, Lopes, M. T., Bader, M., Mendes, E. P., Lemos, V. S., Campagnole-Santos, M. J., Schultheiss, H. P., Speth, R., &amp; Walther, T. (2003). Angiotensin-(1-7) is an endogenous ligand for the G protein-coupled receptor Mas. </w:t>
      </w:r>
      <w:r w:rsidDel="00000000" w:rsidR="00000000" w:rsidRPr="00000000">
        <w:rPr>
          <w:i w:val="1"/>
          <w:iCs w:val="1"/>
          <w:color w:val="000000"/>
          <w:sz w:val="24"/>
          <w:szCs w:val="24"/>
          <w:rtl w:val="0"/>
        </w:rPr>
        <w:t xml:space="preserve">Proc Natl Acad Sci U S A</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100</w:t>
      </w:r>
      <w:r w:rsidDel="00000000" w:rsidR="00000000" w:rsidRPr="00000000">
        <w:rPr>
          <w:color w:val="000000"/>
          <w:sz w:val="24"/>
          <w:szCs w:val="24"/>
          <w:rtl w:val="0"/>
        </w:rPr>
        <w:t xml:space="preserve">(14), 8258–8263. http://www.ncbi.nlm.nih.gov/entrez/query.fcgi?cmd=Retrieve&amp;db=PubMed&amp;dopt=Citation&amp;list_uids=12829792</w:t>
      </w:r>
    </w:p>
    <w:p w:rsidR="00000000" w:rsidDel="00000000" w:rsidP="00000000" w:rsidRDefault="00000000" w:rsidRPr="00000000" w14:paraId="0000010B">
      <w:pPr>
        <w:ind w:hanging="480"/>
        <w:rPr>
          <w:color w:val="000000"/>
          <w:sz w:val="24"/>
          <w:szCs w:val="24"/>
        </w:rPr>
      </w:pPr>
      <w:r w:rsidDel="00000000" w:rsidR="00000000" w:rsidRPr="00000000">
        <w:rPr>
          <w:color w:val="000000"/>
          <w:sz w:val="24"/>
          <w:szCs w:val="24"/>
          <w:rtl w:val="0"/>
        </w:rPr>
        <w:t xml:space="preserve">Santos, R. A. S., Sampaio, W. O., Alzamora, A. C., Motta-Santos, D., Alenina, N., Bader, M., &amp; Campagnole-Santos, M. J. (2018). The ACE2/Angiotensin-(1–7)/MAS Axis of the Renin-Angiotensin System: Focus on Angiotensin-(1–7). </w:t>
      </w:r>
      <w:r w:rsidDel="00000000" w:rsidR="00000000" w:rsidRPr="00000000">
        <w:rPr>
          <w:i w:val="1"/>
          <w:iCs w:val="1"/>
          <w:color w:val="000000"/>
          <w:sz w:val="24"/>
          <w:szCs w:val="24"/>
          <w:rtl w:val="0"/>
        </w:rPr>
        <w:t xml:space="preserve">Physiological Reviews</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98</w:t>
      </w:r>
      <w:r w:rsidDel="00000000" w:rsidR="00000000" w:rsidRPr="00000000">
        <w:rPr>
          <w:color w:val="000000"/>
          <w:sz w:val="24"/>
          <w:szCs w:val="24"/>
          <w:rtl w:val="0"/>
        </w:rPr>
        <w:t xml:space="preserve">(1), 505–553. https://doi.org/10.1152/physrev.00023.2016</w:t>
      </w:r>
    </w:p>
    <w:p w:rsidR="00000000" w:rsidDel="00000000" w:rsidP="00000000" w:rsidRDefault="00000000" w:rsidRPr="00000000" w14:paraId="0000010C">
      <w:pPr>
        <w:ind w:hanging="480"/>
        <w:rPr>
          <w:color w:val="000000"/>
          <w:sz w:val="24"/>
          <w:szCs w:val="24"/>
        </w:rPr>
      </w:pPr>
      <w:r w:rsidDel="00000000" w:rsidR="00000000" w:rsidRPr="00000000">
        <w:rPr>
          <w:color w:val="000000"/>
          <w:sz w:val="24"/>
          <w:szCs w:val="24"/>
          <w:rtl w:val="0"/>
        </w:rPr>
        <w:t xml:space="preserve">Senger, N., C. Parletta, A., Marques, B. V. D., Akamine, E. H., Diniz, G. P., Campagnole‐Santos, M. J., Santos, R. A. S., &amp; Barreto‐Chaves, M. L. M. (2021). Angiotensin‐(1‐7) prevents T3‐induced cardiomyocyte hypertrophy by upregulating FOXO3/SOD1/catalase and downregulating NF‐ĸB. </w:t>
      </w:r>
      <w:r w:rsidDel="00000000" w:rsidR="00000000" w:rsidRPr="00000000">
        <w:rPr>
          <w:i w:val="1"/>
          <w:iCs w:val="1"/>
          <w:color w:val="000000"/>
          <w:sz w:val="24"/>
          <w:szCs w:val="24"/>
          <w:rtl w:val="0"/>
        </w:rPr>
        <w:t xml:space="preserve">Journal of Cellular Physiology</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236</w:t>
      </w:r>
      <w:r w:rsidDel="00000000" w:rsidR="00000000" w:rsidRPr="00000000">
        <w:rPr>
          <w:color w:val="000000"/>
          <w:sz w:val="24"/>
          <w:szCs w:val="24"/>
          <w:rtl w:val="0"/>
        </w:rPr>
        <w:t xml:space="preserve">(4), 3059–3072. https://doi.org/10.1002/jcp.30069</w:t>
      </w:r>
    </w:p>
    <w:p w:rsidR="00000000" w:rsidDel="00000000" w:rsidP="00000000" w:rsidRDefault="00000000" w:rsidRPr="00000000" w14:paraId="0000010D">
      <w:pPr>
        <w:ind w:hanging="480"/>
        <w:rPr>
          <w:color w:val="000000"/>
          <w:sz w:val="24"/>
          <w:szCs w:val="24"/>
        </w:rPr>
      </w:pPr>
      <w:r w:rsidDel="00000000" w:rsidR="00000000" w:rsidRPr="00000000">
        <w:rPr>
          <w:color w:val="000000"/>
          <w:sz w:val="24"/>
          <w:szCs w:val="24"/>
          <w:rtl w:val="0"/>
        </w:rPr>
        <w:t xml:space="preserve">Shenoy, V., Ferreira, A. J., Qi, Y., Fraga-Silva, R. A., Diez-Freire, C., Dooies, A., Jun, J. Y., Sriramula, S., Mariappan, N., Pourang, D., Venugopal, C. S., Francis, J., Reudelhuber, T., Santos, R. A., Patel, J. M., Raizada, M. K., &amp; Katovich, M. J. (2010). The angiotensin-converting enzyme 2/angiogenesis-(1-7)/Mas axis confers cardiopulmonary protection against lung fibrosis and pulmonary hypertension. </w:t>
      </w:r>
      <w:r w:rsidDel="00000000" w:rsidR="00000000" w:rsidRPr="00000000">
        <w:rPr>
          <w:i w:val="1"/>
          <w:iCs w:val="1"/>
          <w:color w:val="000000"/>
          <w:sz w:val="24"/>
          <w:szCs w:val="24"/>
          <w:rtl w:val="0"/>
        </w:rPr>
        <w:t xml:space="preserve">Am J Respir Crit Care Med</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182</w:t>
      </w:r>
      <w:r w:rsidDel="00000000" w:rsidR="00000000" w:rsidRPr="00000000">
        <w:rPr>
          <w:color w:val="000000"/>
          <w:sz w:val="24"/>
          <w:szCs w:val="24"/>
          <w:rtl w:val="0"/>
        </w:rPr>
        <w:t xml:space="preserve">(8), 1065–1072. https://doi.org/200912-1840OC [pii] 10.1164/rccm.200912-1840OC</w:t>
      </w:r>
    </w:p>
    <w:p w:rsidR="00000000" w:rsidDel="00000000" w:rsidP="00000000" w:rsidRDefault="00000000" w:rsidRPr="00000000" w14:paraId="0000010E">
      <w:pPr>
        <w:ind w:hanging="480"/>
        <w:rPr>
          <w:color w:val="000000"/>
          <w:sz w:val="24"/>
          <w:szCs w:val="24"/>
        </w:rPr>
      </w:pPr>
      <w:r w:rsidDel="00000000" w:rsidR="00000000" w:rsidRPr="00000000">
        <w:rPr>
          <w:color w:val="000000"/>
          <w:sz w:val="24"/>
          <w:szCs w:val="24"/>
          <w:rtl w:val="0"/>
        </w:rPr>
        <w:t xml:space="preserve">Shenoy, V., Gjymishka, A., Jarajapu, Y. P., Qi, Y., Afzal, A., Rigatto, K., Ferreira, A. J., Fraga-Silva, R. A., Kearns, P., Douglas, J. Y., Agarwal, D., Mubarak, K. K., Bradford, C., Kennedy, W. R., Jun, J. Y., Rathinasabapathy, A., Bruce, E., Gupta, D., Cardounel, A. J., … Raizada, M. K. (2013). Diminazene attenuates pulmonary hypertension and improves angiogenic progenitor cell functions in experimental models. </w:t>
      </w:r>
      <w:r w:rsidDel="00000000" w:rsidR="00000000" w:rsidRPr="00000000">
        <w:rPr>
          <w:i w:val="1"/>
          <w:iCs w:val="1"/>
          <w:color w:val="000000"/>
          <w:sz w:val="24"/>
          <w:szCs w:val="24"/>
          <w:rtl w:val="0"/>
        </w:rPr>
        <w:t xml:space="preserve">Am J Respir Crit Care Med</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187</w:t>
      </w:r>
      <w:r w:rsidDel="00000000" w:rsidR="00000000" w:rsidRPr="00000000">
        <w:rPr>
          <w:color w:val="000000"/>
          <w:sz w:val="24"/>
          <w:szCs w:val="24"/>
          <w:rtl w:val="0"/>
        </w:rPr>
        <w:t xml:space="preserve">(6), 648–657. https://doi.org/rccm.201205-0880OC [pii] 10.1164/rccm.201205-0880OC</w:t>
      </w:r>
    </w:p>
    <w:p w:rsidR="00000000" w:rsidDel="00000000" w:rsidP="00000000" w:rsidRDefault="00000000" w:rsidRPr="00000000" w14:paraId="0000010F">
      <w:pPr>
        <w:ind w:hanging="480"/>
        <w:rPr>
          <w:color w:val="000000"/>
          <w:sz w:val="24"/>
          <w:szCs w:val="24"/>
        </w:rPr>
      </w:pPr>
      <w:r w:rsidDel="00000000" w:rsidR="00000000" w:rsidRPr="00000000">
        <w:rPr>
          <w:color w:val="000000"/>
          <w:sz w:val="24"/>
          <w:szCs w:val="24"/>
          <w:rtl w:val="0"/>
        </w:rPr>
        <w:t xml:space="preserve">Sherman, R. C., &amp; Langley-Evans, S. C. (2000). Antihypertensive treatment in early postnatal life modulates prenatal dietary influences upon blood pressure in the rat. </w:t>
      </w:r>
      <w:r w:rsidDel="00000000" w:rsidR="00000000" w:rsidRPr="00000000">
        <w:rPr>
          <w:i w:val="1"/>
          <w:iCs w:val="1"/>
          <w:color w:val="000000"/>
          <w:sz w:val="24"/>
          <w:szCs w:val="24"/>
          <w:rtl w:val="0"/>
        </w:rPr>
        <w:t xml:space="preserve">Clinical Science (London, England : 1979)</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98</w:t>
      </w:r>
      <w:r w:rsidDel="00000000" w:rsidR="00000000" w:rsidRPr="00000000">
        <w:rPr>
          <w:color w:val="000000"/>
          <w:sz w:val="24"/>
          <w:szCs w:val="24"/>
          <w:rtl w:val="0"/>
        </w:rPr>
        <w:t xml:space="preserve">(3).</w:t>
      </w:r>
    </w:p>
    <w:p w:rsidR="00000000" w:rsidDel="00000000" w:rsidP="00000000" w:rsidRDefault="00000000" w:rsidRPr="00000000" w14:paraId="00000110">
      <w:pPr>
        <w:ind w:hanging="480"/>
        <w:rPr>
          <w:color w:val="000000"/>
          <w:sz w:val="24"/>
          <w:szCs w:val="24"/>
        </w:rPr>
      </w:pPr>
      <w:r w:rsidDel="00000000" w:rsidR="00000000" w:rsidRPr="00000000">
        <w:rPr>
          <w:color w:val="000000"/>
          <w:sz w:val="24"/>
          <w:szCs w:val="24"/>
          <w:rtl w:val="0"/>
        </w:rPr>
        <w:t xml:space="preserve">Silva, C. N. de F., Bessa, A. de S. M. de, Costa, J. M. da, Lopes, P. R., Neves, Â. R., Teles Bombardelli, M. M. L., Colugnati, D. B., Pedrino, G. R., Mendes, E. P., Santos, R. A. S. Dos, Biancardi, M. F., Santos, F. C. A. Dos, &amp; Castro, C. H. (2024). Mas receptor blockade impairs exercise-induced cardiac hypertrophy. </w:t>
      </w:r>
      <w:r w:rsidDel="00000000" w:rsidR="00000000" w:rsidRPr="00000000">
        <w:rPr>
          <w:i w:val="1"/>
          <w:iCs w:val="1"/>
          <w:color w:val="000000"/>
          <w:sz w:val="24"/>
          <w:szCs w:val="24"/>
          <w:rtl w:val="0"/>
        </w:rPr>
        <w:t xml:space="preserve">Peptides</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181</w:t>
      </w:r>
      <w:r w:rsidDel="00000000" w:rsidR="00000000" w:rsidRPr="00000000">
        <w:rPr>
          <w:color w:val="000000"/>
          <w:sz w:val="24"/>
          <w:szCs w:val="24"/>
          <w:rtl w:val="0"/>
        </w:rPr>
        <w:t xml:space="preserve">, 171296. https://doi.org/10.1016/j.peptides.2024.171296</w:t>
      </w:r>
    </w:p>
    <w:p w:rsidR="00000000" w:rsidDel="00000000" w:rsidP="00000000" w:rsidRDefault="00000000" w:rsidRPr="00000000" w14:paraId="00000111">
      <w:pPr>
        <w:ind w:hanging="480"/>
        <w:rPr>
          <w:color w:val="000000"/>
          <w:sz w:val="24"/>
          <w:szCs w:val="24"/>
        </w:rPr>
      </w:pPr>
      <w:r w:rsidDel="00000000" w:rsidR="00000000" w:rsidRPr="00000000">
        <w:rPr>
          <w:color w:val="000000"/>
          <w:sz w:val="24"/>
          <w:szCs w:val="24"/>
          <w:rtl w:val="0"/>
        </w:rPr>
        <w:t xml:space="preserve">Silva, M. M., de Souza-Neto, F. P., Jesus, I. C. G. de, Gonçalves, G. K., Santuchi, M. de C., Sanches, B. de L., de Alcântara-Leonídio, T. C., Melo, M. B., Vieira, M. A. R., Guatimosim, S., Santos, R. A. S., &amp; da Silva, R. F. (2021). Alamandine improves cardiac remodeling induced by transverse aortic constriction in mice. </w:t>
      </w:r>
      <w:r w:rsidDel="00000000" w:rsidR="00000000" w:rsidRPr="00000000">
        <w:rPr>
          <w:i w:val="1"/>
          <w:iCs w:val="1"/>
          <w:color w:val="000000"/>
          <w:sz w:val="24"/>
          <w:szCs w:val="24"/>
          <w:rtl w:val="0"/>
        </w:rPr>
        <w:t xml:space="preserve">American Journal of Physiology-Heart and Circulatory Physiology</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320</w:t>
      </w:r>
      <w:r w:rsidDel="00000000" w:rsidR="00000000" w:rsidRPr="00000000">
        <w:rPr>
          <w:color w:val="000000"/>
          <w:sz w:val="24"/>
          <w:szCs w:val="24"/>
          <w:rtl w:val="0"/>
        </w:rPr>
        <w:t xml:space="preserve">(1), H352–H363. https://doi.org/10.1152/ajpheart.00328.2020</w:t>
      </w:r>
    </w:p>
    <w:p w:rsidR="00000000" w:rsidDel="00000000" w:rsidP="00000000" w:rsidRDefault="00000000" w:rsidRPr="00000000" w14:paraId="00000112">
      <w:pPr>
        <w:ind w:hanging="480"/>
        <w:rPr>
          <w:color w:val="000000"/>
          <w:sz w:val="24"/>
          <w:szCs w:val="24"/>
        </w:rPr>
      </w:pPr>
      <w:r w:rsidDel="00000000" w:rsidR="00000000" w:rsidRPr="00000000">
        <w:rPr>
          <w:color w:val="000000"/>
          <w:sz w:val="24"/>
          <w:szCs w:val="24"/>
          <w:rtl w:val="0"/>
        </w:rPr>
        <w:t xml:space="preserve">Silveira, P. P., Portella, A. K., Goldani, M. Z., &amp; Barbieri, M. A. (2007). Origens desenvolvimentistas da saúde e da doença (DOHaD). </w:t>
      </w:r>
      <w:r w:rsidDel="00000000" w:rsidR="00000000" w:rsidRPr="00000000">
        <w:rPr>
          <w:i w:val="1"/>
          <w:iCs w:val="1"/>
          <w:color w:val="000000"/>
          <w:sz w:val="24"/>
          <w:szCs w:val="24"/>
          <w:rtl w:val="0"/>
        </w:rPr>
        <w:t xml:space="preserve">Jornal de Pediatria</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83</w:t>
      </w:r>
      <w:r w:rsidDel="00000000" w:rsidR="00000000" w:rsidRPr="00000000">
        <w:rPr>
          <w:color w:val="000000"/>
          <w:sz w:val="24"/>
          <w:szCs w:val="24"/>
          <w:rtl w:val="0"/>
        </w:rPr>
        <w:t xml:space="preserve">(6), 494–504. https://doi.org/10.2223/JPED.1728</w:t>
      </w:r>
    </w:p>
    <w:p w:rsidR="00000000" w:rsidDel="00000000" w:rsidP="00000000" w:rsidRDefault="00000000" w:rsidRPr="00000000" w14:paraId="00000113">
      <w:pPr>
        <w:ind w:hanging="480"/>
        <w:rPr>
          <w:color w:val="000000"/>
          <w:sz w:val="24"/>
          <w:szCs w:val="24"/>
        </w:rPr>
      </w:pPr>
      <w:r w:rsidDel="00000000" w:rsidR="00000000" w:rsidRPr="00000000">
        <w:rPr>
          <w:color w:val="000000"/>
          <w:sz w:val="24"/>
          <w:szCs w:val="24"/>
          <w:rtl w:val="0"/>
        </w:rPr>
        <w:t xml:space="preserve">Smith, M. A., Guardado, E. S., Boehme, J., Datar, S. A., Maltepe, E., Swami, N., Raff, G. W., Bodansky, A., Chelladurai, P., Moreno, J., Prince, A. R., Powers, N., Huang, G. N., de Jesus Perez, V., &amp; Fineman, J. R. (2025). Microvascular preservation and cardiomyocyte hyperplasia underlie adaptive right ventricle development in congenital heart disease-pulmonary arterial hypertension. </w:t>
      </w:r>
      <w:r w:rsidDel="00000000" w:rsidR="00000000" w:rsidRPr="00000000">
        <w:rPr>
          <w:i w:val="1"/>
          <w:iCs w:val="1"/>
          <w:color w:val="000000"/>
          <w:sz w:val="24"/>
          <w:szCs w:val="24"/>
          <w:rtl w:val="0"/>
        </w:rPr>
        <w:t xml:space="preserve">American Journal of Physiology-Heart and Circulatory Physiology</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329</w:t>
      </w:r>
      <w:r w:rsidDel="00000000" w:rsidR="00000000" w:rsidRPr="00000000">
        <w:rPr>
          <w:color w:val="000000"/>
          <w:sz w:val="24"/>
          <w:szCs w:val="24"/>
          <w:rtl w:val="0"/>
        </w:rPr>
        <w:t xml:space="preserve">(4), H907–H919. https://doi.org/10.1152/ajpheart.00181.2025</w:t>
      </w:r>
    </w:p>
    <w:p w:rsidR="00000000" w:rsidDel="00000000" w:rsidP="00000000" w:rsidRDefault="00000000" w:rsidRPr="00000000" w14:paraId="00000114">
      <w:pPr>
        <w:ind w:hanging="480"/>
        <w:rPr>
          <w:color w:val="000000"/>
          <w:sz w:val="24"/>
          <w:szCs w:val="24"/>
        </w:rPr>
      </w:pPr>
      <w:r w:rsidDel="00000000" w:rsidR="00000000" w:rsidRPr="00000000">
        <w:rPr>
          <w:color w:val="000000"/>
          <w:sz w:val="24"/>
          <w:szCs w:val="24"/>
          <w:rtl w:val="0"/>
        </w:rPr>
        <w:t xml:space="preserve">Soares, D. dos S., Pinto, G. H., Lopes, A., Caetano, D. S. L., Nascimento, T. G., Andrades, M. E., Clausell, N., Rohde, L. E. P., Leitão, S. A. T., &amp; Biolo, A. (2019). Cardiac hypertrophy in mice submitted to a swimming protocol: influence of training volume and intensity on myocardial renin-angiotensin system. </w:t>
      </w:r>
      <w:r w:rsidDel="00000000" w:rsidR="00000000" w:rsidRPr="00000000">
        <w:rPr>
          <w:i w:val="1"/>
          <w:iCs w:val="1"/>
          <w:color w:val="000000"/>
          <w:sz w:val="24"/>
          <w:szCs w:val="24"/>
          <w:rtl w:val="0"/>
        </w:rPr>
        <w:t xml:space="preserve">American Journal of Physiology-Regulatory, Integrative and Comparative Physiology</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316</w:t>
      </w:r>
      <w:r w:rsidDel="00000000" w:rsidR="00000000" w:rsidRPr="00000000">
        <w:rPr>
          <w:color w:val="000000"/>
          <w:sz w:val="24"/>
          <w:szCs w:val="24"/>
          <w:rtl w:val="0"/>
        </w:rPr>
        <w:t xml:space="preserve">(6), R776–R782. https://doi.org/10.1152/ajpregu.00205.2018</w:t>
      </w:r>
    </w:p>
    <w:p w:rsidR="00000000" w:rsidDel="00000000" w:rsidP="00000000" w:rsidRDefault="00000000" w:rsidRPr="00000000" w14:paraId="00000115">
      <w:pPr>
        <w:ind w:hanging="480"/>
        <w:rPr>
          <w:color w:val="000000"/>
          <w:sz w:val="24"/>
          <w:szCs w:val="24"/>
        </w:rPr>
      </w:pPr>
      <w:r w:rsidDel="00000000" w:rsidR="00000000" w:rsidRPr="00000000">
        <w:rPr>
          <w:color w:val="000000"/>
          <w:sz w:val="24"/>
          <w:szCs w:val="24"/>
          <w:rtl w:val="0"/>
        </w:rPr>
        <w:t xml:space="preserve">Souza, A. P. S., Sobrinho, D. B. S., Almeida, J. F. Q., Alves, G. M. M., Macedo, L. M., Porto, J. E., Vêncio, E. F., Colugnati, D. B., Santos, R. A. S., Ferreira, A. J., Mendes, E. P., Castro, C. H., Souza, A. P. S., Sobrinho, D. B. S., Almeida, J. F. Q., Alves, G. M. M., Macedo, L. M., Porto, J. E., Vêncio, E. F., … Castro, C. H. (2013). Angiotensin II type 1 receptor blockade restores angiotensin-(1-7)-induced coronary vasodilation in hypertrophic rat hearts. </w:t>
      </w:r>
      <w:r w:rsidDel="00000000" w:rsidR="00000000" w:rsidRPr="00000000">
        <w:rPr>
          <w:i w:val="1"/>
          <w:iCs w:val="1"/>
          <w:color w:val="000000"/>
          <w:sz w:val="24"/>
          <w:szCs w:val="24"/>
          <w:rtl w:val="0"/>
        </w:rPr>
        <w:t xml:space="preserve">Clinical Science (London, England : 1979)</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125</w:t>
      </w:r>
      <w:r w:rsidDel="00000000" w:rsidR="00000000" w:rsidRPr="00000000">
        <w:rPr>
          <w:color w:val="000000"/>
          <w:sz w:val="24"/>
          <w:szCs w:val="24"/>
          <w:rtl w:val="0"/>
        </w:rPr>
        <w:t xml:space="preserve">(9), 449–459. https://doi.org/10.1042/CS20120519</w:t>
      </w:r>
    </w:p>
    <w:p w:rsidR="00000000" w:rsidDel="00000000" w:rsidP="00000000" w:rsidRDefault="00000000" w:rsidRPr="00000000" w14:paraId="00000116">
      <w:pPr>
        <w:ind w:hanging="480"/>
        <w:rPr>
          <w:color w:val="000000"/>
          <w:sz w:val="24"/>
          <w:szCs w:val="24"/>
        </w:rPr>
      </w:pPr>
      <w:r w:rsidDel="00000000" w:rsidR="00000000" w:rsidRPr="00000000">
        <w:rPr>
          <w:color w:val="000000"/>
          <w:sz w:val="24"/>
          <w:szCs w:val="24"/>
          <w:rtl w:val="0"/>
        </w:rPr>
        <w:t xml:space="preserve">Sykora, M., Kratky, V., Kopkan, L., Tribulova, N., &amp; Szeiffova Bacova, B. (2023). Anti-Fibrotic Potential of Angiotensin (1-7) in Hemodynamically Overloaded Rat Heart. </w:t>
      </w:r>
      <w:r w:rsidDel="00000000" w:rsidR="00000000" w:rsidRPr="00000000">
        <w:rPr>
          <w:i w:val="1"/>
          <w:iCs w:val="1"/>
          <w:color w:val="000000"/>
          <w:sz w:val="24"/>
          <w:szCs w:val="24"/>
          <w:rtl w:val="0"/>
        </w:rPr>
        <w:t xml:space="preserve">International Journal of Molecular Sciences</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24</w:t>
      </w:r>
      <w:r w:rsidDel="00000000" w:rsidR="00000000" w:rsidRPr="00000000">
        <w:rPr>
          <w:color w:val="000000"/>
          <w:sz w:val="24"/>
          <w:szCs w:val="24"/>
          <w:rtl w:val="0"/>
        </w:rPr>
        <w:t xml:space="preserve">(4), 3490. https://doi.org/10.3390/ijms24043490</w:t>
      </w:r>
    </w:p>
    <w:p w:rsidR="00000000" w:rsidDel="00000000" w:rsidP="00000000" w:rsidRDefault="00000000" w:rsidRPr="00000000" w14:paraId="00000117">
      <w:pPr>
        <w:ind w:hanging="480"/>
        <w:rPr>
          <w:color w:val="000000"/>
          <w:sz w:val="24"/>
          <w:szCs w:val="24"/>
        </w:rPr>
      </w:pPr>
      <w:r w:rsidDel="00000000" w:rsidR="00000000" w:rsidRPr="00000000">
        <w:rPr>
          <w:color w:val="000000"/>
          <w:sz w:val="24"/>
          <w:szCs w:val="24"/>
          <w:rtl w:val="0"/>
        </w:rPr>
        <w:t xml:space="preserve">Tallant, E. A., Ferrario, C. M., &amp; Gallagher, P. E. (2005). Angiotensin-(1-7) inhibits growth of cardiac myocytes through activation of the mas receptor. </w:t>
      </w:r>
      <w:r w:rsidDel="00000000" w:rsidR="00000000" w:rsidRPr="00000000">
        <w:rPr>
          <w:i w:val="1"/>
          <w:iCs w:val="1"/>
          <w:color w:val="000000"/>
          <w:sz w:val="24"/>
          <w:szCs w:val="24"/>
          <w:rtl w:val="0"/>
        </w:rPr>
        <w:t xml:space="preserve">Am J Physiol Heart Circ Physiol</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289</w:t>
      </w:r>
      <w:r w:rsidDel="00000000" w:rsidR="00000000" w:rsidRPr="00000000">
        <w:rPr>
          <w:color w:val="000000"/>
          <w:sz w:val="24"/>
          <w:szCs w:val="24"/>
          <w:rtl w:val="0"/>
        </w:rPr>
        <w:t xml:space="preserve">(4), H1560-6. https://doi.org/00941.2004 [pii] 10.1152/ajpheart.00941.2004</w:t>
      </w:r>
    </w:p>
    <w:p w:rsidR="00000000" w:rsidDel="00000000" w:rsidP="00000000" w:rsidRDefault="00000000" w:rsidRPr="00000000" w14:paraId="00000118">
      <w:pPr>
        <w:ind w:hanging="480"/>
        <w:rPr>
          <w:color w:val="000000"/>
          <w:sz w:val="24"/>
          <w:szCs w:val="24"/>
        </w:rPr>
      </w:pPr>
      <w:r w:rsidDel="00000000" w:rsidR="00000000" w:rsidRPr="00000000">
        <w:rPr>
          <w:color w:val="000000"/>
          <w:sz w:val="24"/>
          <w:szCs w:val="24"/>
          <w:rtl w:val="0"/>
        </w:rPr>
        <w:t xml:space="preserve">Te Riet, L., Van Esch, J. H. M., Roks, A. J. M., Van Den Meiracker, A. H., &amp; Danser, A. H. J. (2015). Hypertension: Renin-Angiotensin-Aldosterone System Alterations. </w:t>
      </w:r>
      <w:r w:rsidDel="00000000" w:rsidR="00000000" w:rsidRPr="00000000">
        <w:rPr>
          <w:i w:val="1"/>
          <w:iCs w:val="1"/>
          <w:color w:val="000000"/>
          <w:sz w:val="24"/>
          <w:szCs w:val="24"/>
          <w:rtl w:val="0"/>
        </w:rPr>
        <w:t xml:space="preserve">Circulation Research</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116</w:t>
      </w:r>
      <w:r w:rsidDel="00000000" w:rsidR="00000000" w:rsidRPr="00000000">
        <w:rPr>
          <w:color w:val="000000"/>
          <w:sz w:val="24"/>
          <w:szCs w:val="24"/>
          <w:rtl w:val="0"/>
        </w:rPr>
        <w:t xml:space="preserve">(6), 960–975. https://doi.org/10.1161/CIRCRESAHA.116.303587</w:t>
      </w:r>
    </w:p>
    <w:p w:rsidR="00000000" w:rsidDel="00000000" w:rsidP="00000000" w:rsidRDefault="00000000" w:rsidRPr="00000000" w14:paraId="00000119">
      <w:pPr>
        <w:ind w:hanging="480"/>
        <w:rPr>
          <w:color w:val="000000"/>
          <w:sz w:val="24"/>
          <w:szCs w:val="24"/>
        </w:rPr>
      </w:pPr>
      <w:r w:rsidDel="00000000" w:rsidR="00000000" w:rsidRPr="00000000">
        <w:rPr>
          <w:color w:val="000000"/>
          <w:sz w:val="24"/>
          <w:szCs w:val="24"/>
          <w:rtl w:val="0"/>
        </w:rPr>
        <w:t xml:space="preserve">Trask, A. J., Groban, L., Westwood, B. M., Varagic, J., Ganten, D., Gallagher, P. E., Chappell, M. C., &amp; Ferrario, C. M. (2010). Inhibition of angiotensin-converting enzyme 2 exacerbates cardiac hypertrophy and fibrosis in Ren-2 hypertensive rats. </w:t>
      </w:r>
      <w:r w:rsidDel="00000000" w:rsidR="00000000" w:rsidRPr="00000000">
        <w:rPr>
          <w:i w:val="1"/>
          <w:iCs w:val="1"/>
          <w:color w:val="000000"/>
          <w:sz w:val="24"/>
          <w:szCs w:val="24"/>
          <w:rtl w:val="0"/>
        </w:rPr>
        <w:t xml:space="preserve">Am J Hypertens</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23</w:t>
      </w:r>
      <w:r w:rsidDel="00000000" w:rsidR="00000000" w:rsidRPr="00000000">
        <w:rPr>
          <w:color w:val="000000"/>
          <w:sz w:val="24"/>
          <w:szCs w:val="24"/>
          <w:rtl w:val="0"/>
        </w:rPr>
        <w:t xml:space="preserve">(6), 687–693. https://doi.org/ajh201051 [pii] 10.1038/ajh.2010.51</w:t>
      </w:r>
    </w:p>
    <w:p w:rsidR="00000000" w:rsidDel="00000000" w:rsidP="00000000" w:rsidRDefault="00000000" w:rsidRPr="00000000" w14:paraId="0000011A">
      <w:pPr>
        <w:ind w:hanging="480"/>
        <w:rPr>
          <w:color w:val="000000"/>
          <w:sz w:val="24"/>
          <w:szCs w:val="24"/>
        </w:rPr>
      </w:pPr>
      <w:r w:rsidDel="00000000" w:rsidR="00000000" w:rsidRPr="00000000">
        <w:rPr>
          <w:color w:val="000000"/>
          <w:sz w:val="24"/>
          <w:szCs w:val="24"/>
          <w:rtl w:val="0"/>
        </w:rPr>
        <w:t xml:space="preserve">Velkoska, E., Patel, S. K., Griggs, K., &amp; Burrell, L. M. (2016). Diminazene Aceturate Improves Cardiac Fibrosis and Diastolic Dysfunction in Rats with Kidney Disease. </w:t>
      </w:r>
      <w:r w:rsidDel="00000000" w:rsidR="00000000" w:rsidRPr="00000000">
        <w:rPr>
          <w:i w:val="1"/>
          <w:iCs w:val="1"/>
          <w:color w:val="000000"/>
          <w:sz w:val="24"/>
          <w:szCs w:val="24"/>
          <w:rtl w:val="0"/>
        </w:rPr>
        <w:t xml:space="preserve">PLoS ONE</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11</w:t>
      </w:r>
      <w:r w:rsidDel="00000000" w:rsidR="00000000" w:rsidRPr="00000000">
        <w:rPr>
          <w:color w:val="000000"/>
          <w:sz w:val="24"/>
          <w:szCs w:val="24"/>
          <w:rtl w:val="0"/>
        </w:rPr>
        <w:t xml:space="preserve">(8), 1–15. https://doi.org/10.1371/journal.pone.0161760</w:t>
      </w:r>
    </w:p>
    <w:p w:rsidR="00000000" w:rsidDel="00000000" w:rsidP="00000000" w:rsidRDefault="00000000" w:rsidRPr="00000000" w14:paraId="0000011B">
      <w:pPr>
        <w:ind w:hanging="480"/>
        <w:rPr>
          <w:color w:val="000000"/>
          <w:sz w:val="24"/>
          <w:szCs w:val="24"/>
        </w:rPr>
      </w:pPr>
      <w:r w:rsidDel="00000000" w:rsidR="00000000" w:rsidRPr="00000000">
        <w:rPr>
          <w:color w:val="000000"/>
          <w:sz w:val="24"/>
          <w:szCs w:val="24"/>
          <w:rtl w:val="0"/>
        </w:rPr>
        <w:t xml:space="preserve">Vickers, C., Hales, P., Kaushik, V., Dick, L., Gavin, J., Tang, J., Godbout, K., Parsons, T., Baronas, E., Hsieh, F., Acton, S., Patane, M., Nichols, A., &amp; Tummino, P. (2002). Hydrolysis of biological peptides by human angiotensin-converting enzyme-related carboxypeptidase. </w:t>
      </w:r>
      <w:r w:rsidDel="00000000" w:rsidR="00000000" w:rsidRPr="00000000">
        <w:rPr>
          <w:i w:val="1"/>
          <w:iCs w:val="1"/>
          <w:color w:val="000000"/>
          <w:sz w:val="24"/>
          <w:szCs w:val="24"/>
          <w:rtl w:val="0"/>
        </w:rPr>
        <w:t xml:space="preserve">J Biol Chem</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277</w:t>
      </w:r>
      <w:r w:rsidDel="00000000" w:rsidR="00000000" w:rsidRPr="00000000">
        <w:rPr>
          <w:color w:val="000000"/>
          <w:sz w:val="24"/>
          <w:szCs w:val="24"/>
          <w:rtl w:val="0"/>
        </w:rPr>
        <w:t xml:space="preserve">(17), 14838–14843. http://www.ncbi.nlm.nih.gov/entrez/query.fcgi?cmd=Retrieve&amp;db=PubMed&amp;dopt=Citation&amp;list_uids=11815627</w:t>
      </w:r>
    </w:p>
    <w:p w:rsidR="00000000" w:rsidDel="00000000" w:rsidP="00000000" w:rsidRDefault="00000000" w:rsidRPr="00000000" w14:paraId="0000011C">
      <w:pPr>
        <w:ind w:hanging="480"/>
        <w:rPr>
          <w:color w:val="000000"/>
          <w:sz w:val="24"/>
          <w:szCs w:val="24"/>
        </w:rPr>
      </w:pPr>
      <w:r w:rsidDel="00000000" w:rsidR="00000000" w:rsidRPr="00000000">
        <w:rPr>
          <w:color w:val="000000"/>
          <w:sz w:val="24"/>
          <w:szCs w:val="24"/>
          <w:rtl w:val="0"/>
        </w:rPr>
        <w:t xml:space="preserve">Wakatsuki, T., Schlessinger, J., &amp; Elson, E. L. (2004). The biochemical response of the heart to hypertension and exercise. </w:t>
      </w:r>
      <w:r w:rsidDel="00000000" w:rsidR="00000000" w:rsidRPr="00000000">
        <w:rPr>
          <w:i w:val="1"/>
          <w:iCs w:val="1"/>
          <w:color w:val="000000"/>
          <w:sz w:val="24"/>
          <w:szCs w:val="24"/>
          <w:rtl w:val="0"/>
        </w:rPr>
        <w:t xml:space="preserve">Trends in Biochemical Sciences</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29</w:t>
      </w:r>
      <w:r w:rsidDel="00000000" w:rsidR="00000000" w:rsidRPr="00000000">
        <w:rPr>
          <w:color w:val="000000"/>
          <w:sz w:val="24"/>
          <w:szCs w:val="24"/>
          <w:rtl w:val="0"/>
        </w:rPr>
        <w:t xml:space="preserve">(11), 609–617. https://doi.org/10.1016/j.tibs.2004.09.002</w:t>
      </w:r>
    </w:p>
    <w:p w:rsidR="00000000" w:rsidDel="00000000" w:rsidP="00000000" w:rsidRDefault="00000000" w:rsidRPr="00000000" w14:paraId="0000011D">
      <w:pPr>
        <w:ind w:hanging="480"/>
        <w:rPr>
          <w:color w:val="000000"/>
          <w:sz w:val="24"/>
          <w:szCs w:val="24"/>
        </w:rPr>
      </w:pPr>
      <w:r w:rsidDel="00000000" w:rsidR="00000000" w:rsidRPr="00000000">
        <w:rPr>
          <w:color w:val="000000"/>
          <w:sz w:val="24"/>
          <w:szCs w:val="24"/>
          <w:rtl w:val="0"/>
        </w:rPr>
        <w:t xml:space="preserve">Wang, L. J., He, J. G., Ma, H., Cai, Y. M., Liao, X. X., Zeng, W. T., Liu, J., &amp; Wang, L. C. (2005). Chronic administration of angiotensin-(1-7) attenuates pressure-overload left ventricular hypertrophy and fibrosis in rats. </w:t>
      </w:r>
      <w:r w:rsidDel="00000000" w:rsidR="00000000" w:rsidRPr="00000000">
        <w:rPr>
          <w:i w:val="1"/>
          <w:iCs w:val="1"/>
          <w:color w:val="000000"/>
          <w:sz w:val="24"/>
          <w:szCs w:val="24"/>
          <w:rtl w:val="0"/>
        </w:rPr>
        <w:t xml:space="preserve">Di Yi Jun Yi Da Xue Xue Bao</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25</w:t>
      </w:r>
      <w:r w:rsidDel="00000000" w:rsidR="00000000" w:rsidRPr="00000000">
        <w:rPr>
          <w:color w:val="000000"/>
          <w:sz w:val="24"/>
          <w:szCs w:val="24"/>
          <w:rtl w:val="0"/>
        </w:rPr>
        <w:t xml:space="preserve">(5), 481–487. http://www.ncbi.nlm.nih.gov/entrez/query.fcgi?cmd=Retrieve&amp;db=PubMed&amp;dopt=Citation&amp;list_uids=15897115</w:t>
      </w:r>
    </w:p>
    <w:p w:rsidR="00000000" w:rsidDel="00000000" w:rsidP="00000000" w:rsidRDefault="00000000" w:rsidRPr="00000000" w14:paraId="0000011E">
      <w:pPr>
        <w:ind w:hanging="480"/>
        <w:rPr>
          <w:color w:val="000000"/>
          <w:sz w:val="24"/>
          <w:szCs w:val="24"/>
        </w:rPr>
      </w:pPr>
      <w:r w:rsidDel="00000000" w:rsidR="00000000" w:rsidRPr="00000000">
        <w:rPr>
          <w:color w:val="000000"/>
          <w:sz w:val="24"/>
          <w:szCs w:val="24"/>
          <w:rtl w:val="0"/>
        </w:rPr>
        <w:t xml:space="preserve">Wang, L., Liu, C., Chen, X., &amp; Li, P. (2019). Alamandine attenuates long-term hypertension-induced cardiac fibrosis independent of blood pressure. </w:t>
      </w:r>
      <w:r w:rsidDel="00000000" w:rsidR="00000000" w:rsidRPr="00000000">
        <w:rPr>
          <w:i w:val="1"/>
          <w:iCs w:val="1"/>
          <w:color w:val="000000"/>
          <w:sz w:val="24"/>
          <w:szCs w:val="24"/>
          <w:rtl w:val="0"/>
        </w:rPr>
        <w:t xml:space="preserve">Molecular Medicine Reports</w:t>
      </w:r>
      <w:r w:rsidDel="00000000" w:rsidR="00000000" w:rsidRPr="00000000">
        <w:rPr>
          <w:color w:val="000000"/>
          <w:sz w:val="24"/>
          <w:szCs w:val="24"/>
          <w:rtl w:val="0"/>
        </w:rPr>
        <w:t xml:space="preserve">. https://doi.org/10.3892/mmr.2019.10167</w:t>
      </w:r>
    </w:p>
    <w:p w:rsidR="00000000" w:rsidDel="00000000" w:rsidP="00000000" w:rsidRDefault="00000000" w:rsidRPr="00000000" w14:paraId="0000011F">
      <w:pPr>
        <w:ind w:hanging="480"/>
        <w:rPr>
          <w:color w:val="000000"/>
          <w:sz w:val="24"/>
          <w:szCs w:val="24"/>
        </w:rPr>
      </w:pPr>
      <w:r w:rsidDel="00000000" w:rsidR="00000000" w:rsidRPr="00000000">
        <w:rPr>
          <w:color w:val="000000"/>
          <w:sz w:val="24"/>
          <w:szCs w:val="24"/>
          <w:rtl w:val="0"/>
        </w:rPr>
        <w:t xml:space="preserve">Yamamoto, K., Ohishi, M., Katsuya, T., Ito, N., Ikushima, M., Kaibe, M., Tatara, Y., Shiota, A., Sugano, S., Takeda, S., Rakugi, H., &amp; Ogihara, T. (2006). Deletion of angiotensin-converting enzyme 2 accelerates pressure overload-induced cardiac dysfunction by increasing local angiotensin II. </w:t>
      </w:r>
      <w:r w:rsidDel="00000000" w:rsidR="00000000" w:rsidRPr="00000000">
        <w:rPr>
          <w:i w:val="1"/>
          <w:iCs w:val="1"/>
          <w:color w:val="000000"/>
          <w:sz w:val="24"/>
          <w:szCs w:val="24"/>
          <w:rtl w:val="0"/>
        </w:rPr>
        <w:t xml:space="preserve">Hypertension</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47</w:t>
      </w:r>
      <w:r w:rsidDel="00000000" w:rsidR="00000000" w:rsidRPr="00000000">
        <w:rPr>
          <w:color w:val="000000"/>
          <w:sz w:val="24"/>
          <w:szCs w:val="24"/>
          <w:rtl w:val="0"/>
        </w:rPr>
        <w:t xml:space="preserve">(4), 718–726. https://doi.org/01.HYP.0000205833.89478.5b [pii] 10.1161/01.HYP.0000205833.89478.5b</w:t>
      </w:r>
    </w:p>
    <w:p w:rsidR="00000000" w:rsidDel="00000000" w:rsidP="00000000" w:rsidRDefault="00000000" w:rsidRPr="00000000" w14:paraId="00000120">
      <w:pPr>
        <w:ind w:hanging="480"/>
        <w:rPr>
          <w:color w:val="000000"/>
          <w:sz w:val="24"/>
          <w:szCs w:val="24"/>
        </w:rPr>
      </w:pPr>
      <w:r w:rsidDel="00000000" w:rsidR="00000000" w:rsidRPr="00000000">
        <w:rPr>
          <w:color w:val="000000"/>
          <w:sz w:val="24"/>
          <w:szCs w:val="24"/>
          <w:rtl w:val="0"/>
        </w:rPr>
        <w:t xml:space="preserve">Zhao, K., Xu, T., Mao, Y., Wu, X., Hua, D., Sheng, Y., &amp; Li, P. (2022). Alamandine alleviated heart failure and fibrosis in myocardial infarction mice. </w:t>
      </w:r>
      <w:r w:rsidDel="00000000" w:rsidR="00000000" w:rsidRPr="00000000">
        <w:rPr>
          <w:i w:val="1"/>
          <w:iCs w:val="1"/>
          <w:color w:val="000000"/>
          <w:sz w:val="24"/>
          <w:szCs w:val="24"/>
          <w:rtl w:val="0"/>
        </w:rPr>
        <w:t xml:space="preserve">Biology Direct</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17</w:t>
      </w:r>
      <w:r w:rsidDel="00000000" w:rsidR="00000000" w:rsidRPr="00000000">
        <w:rPr>
          <w:color w:val="000000"/>
          <w:sz w:val="24"/>
          <w:szCs w:val="24"/>
          <w:rtl w:val="0"/>
        </w:rPr>
        <w:t xml:space="preserve">(1), 25. https://doi.org/10.1186/s13062-022-00338-6</w:t>
      </w:r>
    </w:p>
    <w:p w:rsidR="00000000" w:rsidDel="00000000" w:rsidP="00000000" w:rsidRDefault="00000000" w:rsidRPr="00000000" w14:paraId="00000121">
      <w:pPr>
        <w:ind w:hanging="480"/>
        <w:rPr>
          <w:color w:val="000000"/>
          <w:sz w:val="24"/>
          <w:szCs w:val="24"/>
        </w:rPr>
      </w:pPr>
      <w:r w:rsidDel="00000000" w:rsidR="00000000" w:rsidRPr="00000000">
        <w:rPr>
          <w:color w:val="000000"/>
          <w:sz w:val="24"/>
          <w:szCs w:val="24"/>
          <w:rtl w:val="0"/>
        </w:rPr>
        <w:t xml:space="preserve">Zhao, Y. X., Yin, H. Q., Yu, Q. T., Qiao, Y., Dai, H. Y., Zhang, M. X., Zhang, L., Liu, Y. F., Wang, L. C., Liu, D. S., Deng, B. P., Zhang, Y. H., Pan, C. M., Song, H. D., Qu, X., Jiang, H., Liu, C. X., Lu, X. T., Liu, B., … Dong, B. (2010). ACE2 Overexpression Ameliorates Left Ventricular Remodeling and Dysfunction in a Rat Model of Myocardial Infarction. </w:t>
      </w:r>
      <w:r w:rsidDel="00000000" w:rsidR="00000000" w:rsidRPr="00000000">
        <w:rPr>
          <w:i w:val="1"/>
          <w:iCs w:val="1"/>
          <w:color w:val="000000"/>
          <w:sz w:val="24"/>
          <w:szCs w:val="24"/>
          <w:rtl w:val="0"/>
        </w:rPr>
        <w:t xml:space="preserve">Human Gene Therapy</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21</w:t>
      </w:r>
      <w:r w:rsidDel="00000000" w:rsidR="00000000" w:rsidRPr="00000000">
        <w:rPr>
          <w:color w:val="000000"/>
          <w:sz w:val="24"/>
          <w:szCs w:val="24"/>
          <w:rtl w:val="0"/>
        </w:rPr>
        <w:t xml:space="preserve">(11), 1545–1554. https://doi.org/10.1089/hum.2009.160</w:t>
      </w:r>
    </w:p>
    <w:p w:rsidR="00000000" w:rsidDel="00000000" w:rsidP="00000000" w:rsidRDefault="00000000" w:rsidRPr="00000000" w14:paraId="00000122">
      <w:pPr>
        <w:ind w:hanging="480"/>
        <w:rPr>
          <w:color w:val="000000"/>
          <w:sz w:val="24"/>
          <w:szCs w:val="24"/>
        </w:rPr>
      </w:pPr>
      <w:r w:rsidDel="00000000" w:rsidR="00000000" w:rsidRPr="00000000">
        <w:rPr>
          <w:color w:val="000000"/>
          <w:sz w:val="24"/>
          <w:szCs w:val="24"/>
          <w:rtl w:val="0"/>
        </w:rPr>
        <w:t xml:space="preserve">Zhong, J., Basu, R., Guo, D., Chow, F. L., Byrns, S., Schuster, M., Loibner, H., Wang, X., Penninger, J. M., Kassiri, Z., &amp; Oudit, G. Y. (2010). Angiotensin-Converting Enzyme 2 Suppresses Pathological Hypertrophy, Myocardial Fibrosis, and Cardiac Dysfunction. </w:t>
      </w:r>
      <w:r w:rsidDel="00000000" w:rsidR="00000000" w:rsidRPr="00000000">
        <w:rPr>
          <w:i w:val="1"/>
          <w:iCs w:val="1"/>
          <w:color w:val="000000"/>
          <w:sz w:val="24"/>
          <w:szCs w:val="24"/>
          <w:rtl w:val="0"/>
        </w:rPr>
        <w:t xml:space="preserve">Circulation</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122</w:t>
      </w:r>
      <w:r w:rsidDel="00000000" w:rsidR="00000000" w:rsidRPr="00000000">
        <w:rPr>
          <w:color w:val="000000"/>
          <w:sz w:val="24"/>
          <w:szCs w:val="24"/>
          <w:rtl w:val="0"/>
        </w:rPr>
        <w:t xml:space="preserve">(7), 717–728. https://doi.org/10.1161/CIRCULATIONAHA.110.955369</w:t>
      </w:r>
    </w:p>
    <w:p w:rsidR="00000000" w:rsidDel="00000000" w:rsidP="00000000" w:rsidRDefault="00000000" w:rsidRPr="00000000" w14:paraId="00000123">
      <w:pPr>
        <w:ind w:hanging="480"/>
        <w:rPr>
          <w:color w:val="000000"/>
          <w:sz w:val="24"/>
          <w:szCs w:val="24"/>
        </w:rPr>
      </w:pPr>
      <w:r w:rsidDel="00000000" w:rsidR="00000000" w:rsidRPr="00000000">
        <w:rPr>
          <w:color w:val="000000"/>
          <w:sz w:val="24"/>
          <w:szCs w:val="24"/>
          <w:rtl w:val="0"/>
        </w:rPr>
        <w:t xml:space="preserve">Zisman, L. S., Keller, R. S., Weaver, B., Lin, Q., Speth, R., Bristow, M. R., &amp; Canver, C. C. (2003). Increased Angiotensin-(1-7)–Forming Activity in Failing Human Heart Ventricles. </w:t>
      </w:r>
      <w:r w:rsidDel="00000000" w:rsidR="00000000" w:rsidRPr="00000000">
        <w:rPr>
          <w:i w:val="1"/>
          <w:iCs w:val="1"/>
          <w:color w:val="000000"/>
          <w:sz w:val="24"/>
          <w:szCs w:val="24"/>
          <w:rtl w:val="0"/>
        </w:rPr>
        <w:t xml:space="preserve">Circulation</w:t>
      </w:r>
      <w:r w:rsidDel="00000000" w:rsidR="00000000" w:rsidRPr="00000000">
        <w:rPr>
          <w:color w:val="000000"/>
          <w:sz w:val="24"/>
          <w:szCs w:val="24"/>
          <w:rtl w:val="0"/>
        </w:rPr>
        <w:t xml:space="preserve">, </w:t>
      </w:r>
      <w:r w:rsidDel="00000000" w:rsidR="00000000" w:rsidRPr="00000000">
        <w:rPr>
          <w:i w:val="1"/>
          <w:iCs w:val="1"/>
          <w:color w:val="000000"/>
          <w:sz w:val="24"/>
          <w:szCs w:val="24"/>
          <w:rtl w:val="0"/>
        </w:rPr>
        <w:t xml:space="preserve">108</w:t>
      </w:r>
      <w:r w:rsidDel="00000000" w:rsidR="00000000" w:rsidRPr="00000000">
        <w:rPr>
          <w:color w:val="000000"/>
          <w:sz w:val="24"/>
          <w:szCs w:val="24"/>
          <w:rtl w:val="0"/>
        </w:rPr>
        <w:t xml:space="preserve">(14), 1707–1712. https://doi.org/10.1161/01.CIR.0000094734.67990.99</w:t>
      </w:r>
    </w:p>
    <w:p w:rsidR="00000000" w:rsidDel="00000000" w:rsidP="00000000" w:rsidRDefault="00000000" w:rsidRPr="00000000" w14:paraId="00000124">
      <w:pPr>
        <w:pBdr>
          <w:top w:space="0" w:sz="0" w:val="nil"/>
          <w:left w:space="0" w:sz="0" w:val="nil"/>
          <w:bottom w:space="0" w:sz="0" w:val="nil"/>
          <w:right w:space="0" w:sz="0" w:val="nil"/>
          <w:between w:space="0" w:sz="0" w:val="nil"/>
        </w:pBdr>
        <w:spacing w:after="0" w:line="360" w:lineRule="auto"/>
        <w:ind w:firstLine="720"/>
        <w:jc w:val="both"/>
        <w:rPr>
          <w:rFonts w:ascii="Arial" w:cs="Arial" w:eastAsia="Arial" w:hAnsi="Arial"/>
          <w:sz w:val="24"/>
          <w:szCs w:val="24"/>
        </w:rPr>
      </w:pP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pacing w:after="0" w:line="360" w:lineRule="auto"/>
        <w:ind w:firstLine="720"/>
        <w:jc w:val="both"/>
        <w:rPr>
          <w:rFonts w:ascii="Arial" w:cs="Arial" w:eastAsia="Arial" w:hAnsi="Arial"/>
          <w:sz w:val="24"/>
          <w:szCs w:val="24"/>
        </w:rPr>
      </w:pPr>
      <w:r w:rsidDel="00000000" w:rsidR="00000000" w:rsidRPr="00000000">
        <w:rPr>
          <w:rtl w:val="0"/>
        </w:rPr>
      </w:r>
    </w:p>
    <w:sectPr>
      <w:pgSz w:h="16838" w:w="11906" w:orient="portrait"/>
      <w:pgMar w:bottom="1417" w:top="1417" w:left="1134" w:right="991"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ARLOS CASTRO" w:id="0" w:date="2026-08-05T13:35:34Z">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Haber et al., 2014 (Hypertension 63:774–782, doi 10.1161/HYPERTENSIONAHA.113.02856); Esfahani, Jayaraman &amp; Karamyan, 2022 (J Pharmacol Exp Ther 383:149–156, doi 10.1124/jpet.122.001339); Hernández Prada et al., 2008 (Hypertension — o artigo original do XNT, que você provavelmente já tem no acervo). A afirmação sobre antagonismo AT1 do DIZE convém apoiar em referência específica — posso levantar a melhor opção se quiser.</w:t>
      </w:r>
    </w:p>
  </w:comment>
  <w:comment w:author="Carlos Castro" w:id="1" w:date="2026-07-29T14:37:00Z">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Acho que dá pra melhorar isso.</w:t>
      </w:r>
    </w:p>
  </w:comment>
  <w:comment w:author="Carlos Castro" w:id="3" w:date="2026-07-29T14:47:00Z">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Cortar?</w:t>
      </w:r>
    </w:p>
  </w:comment>
  <w:comment w:author="Carlos Castro" w:id="2" w:date="2026-07-29T14:40:00Z">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Talvez deixar mais genérico…. Que ainda são necessários mais estudos para identificar o papel dos novos componentes do SRA nas hipertrofias.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26" w15:done="0"/>
  <w15:commentEx w15:paraId="00000127" w15:done="0"/>
  <w15:commentEx w15:paraId="00000128" w15:done="0"/>
  <w15:commentEx w15:paraId="00000129"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1134" w:hanging="567"/>
      </w:pPr>
      <w:rPr/>
    </w:lvl>
    <w:lvl w:ilvl="2">
      <w:start w:val="1"/>
      <w:numFmt w:val="decimal"/>
      <w:lvlText w:val="%1.%2.%3."/>
      <w:lvlJc w:val="left"/>
      <w:pPr>
        <w:ind w:left="2211" w:hanging="1020"/>
      </w:pPr>
      <w:rPr/>
    </w:lvl>
    <w:lvl w:ilvl="3">
      <w:start w:val="1"/>
      <w:numFmt w:val="decimal"/>
      <w:lvlText w:val="%1.%2.%3.%4."/>
      <w:lvlJc w:val="left"/>
      <w:pPr>
        <w:ind w:left="3856" w:hanging="1418"/>
      </w:pPr>
      <w:rPr/>
    </w:lvl>
    <w:lvl w:ilvl="4">
      <w:start w:val="1"/>
      <w:numFmt w:val="decimal"/>
      <w:lvlText w:val="%1.%2.%3.%4.%5."/>
      <w:lvlJc w:val="left"/>
      <w:pPr>
        <w:ind w:left="5613" w:hanging="1701.000000000001"/>
      </w:pPr>
      <w:rPr/>
    </w:lvl>
    <w:lvl w:ilvl="5">
      <w:start w:val="1"/>
      <w:numFmt w:val="decimal"/>
      <w:lvlText w:val="%1.%2.%3.%4.%5.%6."/>
      <w:lvlJc w:val="left"/>
      <w:pPr>
        <w:ind w:left="6180" w:hanging="2154"/>
      </w:pPr>
      <w:rPr/>
    </w:lvl>
    <w:lvl w:ilvl="6">
      <w:start w:val="1"/>
      <w:numFmt w:val="decimal"/>
      <w:lvlText w:val="%1.%2.%3.%4.%5.%6.%7."/>
      <w:lvlJc w:val="left"/>
      <w:pPr>
        <w:ind w:left="7920" w:hanging="1440"/>
      </w:pPr>
      <w:rPr/>
    </w:lvl>
    <w:lvl w:ilvl="7">
      <w:start w:val="1"/>
      <w:numFmt w:val="decimal"/>
      <w:lvlText w:val="%1.%2.%3.%4.%5.%6.%7.%8."/>
      <w:lvlJc w:val="left"/>
      <w:pPr>
        <w:ind w:left="9000" w:hanging="1440"/>
      </w:pPr>
      <w:rPr/>
    </w:lvl>
    <w:lvl w:ilvl="8">
      <w:start w:val="1"/>
      <w:numFmt w:val="decimal"/>
      <w:lvlText w:val="%1.%2.%3.%4.%5.%6.%7.%8.%9."/>
      <w:lvlJc w:val="left"/>
      <w:pPr>
        <w:ind w:left="10440" w:hanging="180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3.jpg"/><Relationship Id="rId10" Type="http://schemas.openxmlformats.org/officeDocument/2006/relationships/image" Target="media/image2.jpg"/><Relationship Id="rId9" Type="http://schemas.openxmlformats.org/officeDocument/2006/relationships/image" Target="media/image1.jp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qJYl1JkCR5ITsE7Ce4PxO9u5nw==">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b50e3d5c-24c8-4ecb-9c56-3e55ce90d3d4</vt:lpwstr>
  </property>
</Properties>
</file>